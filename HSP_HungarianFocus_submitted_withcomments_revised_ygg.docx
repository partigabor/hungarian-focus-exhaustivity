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8781F58" w14:textId="77AD39E0" w:rsidR="00C869C7" w:rsidRPr="00930F5B" w:rsidRDefault="006116D7" w:rsidP="006116D7">
      <w:pPr>
        <w:spacing w:after="0"/>
        <w:jc w:val="center"/>
        <w:rPr>
          <w:b/>
          <w:bCs/>
          <w:sz w:val="22"/>
          <w:szCs w:val="22"/>
        </w:rPr>
      </w:pPr>
      <w:r w:rsidRPr="00930F5B">
        <w:rPr>
          <w:b/>
          <w:bCs/>
          <w:sz w:val="22"/>
          <w:szCs w:val="22"/>
        </w:rPr>
        <w:t xml:space="preserve">A Visual-World Study of </w:t>
      </w:r>
      <w:r w:rsidR="009761BB" w:rsidRPr="00930F5B">
        <w:rPr>
          <w:b/>
          <w:bCs/>
          <w:sz w:val="22"/>
          <w:szCs w:val="22"/>
        </w:rPr>
        <w:t xml:space="preserve">Processing </w:t>
      </w:r>
      <w:r w:rsidR="000D1842" w:rsidRPr="00930F5B">
        <w:rPr>
          <w:b/>
          <w:bCs/>
          <w:sz w:val="22"/>
          <w:szCs w:val="22"/>
        </w:rPr>
        <w:t xml:space="preserve">Hungarian </w:t>
      </w:r>
      <w:r w:rsidR="00F2370D" w:rsidRPr="00930F5B">
        <w:rPr>
          <w:b/>
          <w:bCs/>
          <w:sz w:val="22"/>
          <w:szCs w:val="22"/>
        </w:rPr>
        <w:t xml:space="preserve">Pre-Verbal </w:t>
      </w:r>
      <w:commentRangeStart w:id="0"/>
      <w:commentRangeStart w:id="1"/>
      <w:commentRangeStart w:id="2"/>
      <w:commentRangeStart w:id="3"/>
      <w:r w:rsidR="000D1842" w:rsidRPr="00930F5B">
        <w:rPr>
          <w:b/>
          <w:bCs/>
          <w:sz w:val="22"/>
          <w:szCs w:val="22"/>
        </w:rPr>
        <w:t>Fo</w:t>
      </w:r>
      <w:r w:rsidR="00003714" w:rsidRPr="00930F5B">
        <w:rPr>
          <w:b/>
          <w:bCs/>
          <w:sz w:val="22"/>
          <w:szCs w:val="22"/>
        </w:rPr>
        <w:t>cus</w:t>
      </w:r>
      <w:r w:rsidR="00784EFA" w:rsidRPr="00930F5B">
        <w:rPr>
          <w:b/>
          <w:bCs/>
          <w:sz w:val="22"/>
          <w:szCs w:val="22"/>
        </w:rPr>
        <w:t xml:space="preserve"> </w:t>
      </w:r>
      <w:commentRangeEnd w:id="0"/>
      <w:r w:rsidR="00640B65" w:rsidRPr="00930F5B">
        <w:rPr>
          <w:rStyle w:val="CommentReference"/>
          <w:b/>
          <w:bCs/>
          <w:sz w:val="22"/>
          <w:szCs w:val="22"/>
        </w:rPr>
        <w:commentReference w:id="0"/>
      </w:r>
      <w:commentRangeEnd w:id="1"/>
      <w:r w:rsidR="00794D3F" w:rsidRPr="00930F5B">
        <w:rPr>
          <w:rStyle w:val="CommentReference"/>
          <w:b/>
          <w:bCs/>
          <w:sz w:val="22"/>
          <w:szCs w:val="22"/>
        </w:rPr>
        <w:commentReference w:id="1"/>
      </w:r>
      <w:commentRangeEnd w:id="2"/>
      <w:r w:rsidR="00EE19F4" w:rsidRPr="00930F5B">
        <w:rPr>
          <w:rStyle w:val="CommentReference"/>
          <w:b/>
          <w:bCs/>
          <w:sz w:val="22"/>
          <w:szCs w:val="22"/>
        </w:rPr>
        <w:commentReference w:id="2"/>
      </w:r>
      <w:commentRangeEnd w:id="3"/>
      <w:r w:rsidR="00E43A9E" w:rsidRPr="00930F5B">
        <w:rPr>
          <w:rStyle w:val="CommentReference"/>
          <w:b/>
          <w:bCs/>
          <w:sz w:val="22"/>
          <w:szCs w:val="22"/>
        </w:rPr>
        <w:commentReference w:id="3"/>
      </w:r>
      <w:r w:rsidR="00003714" w:rsidRPr="00930F5B">
        <w:rPr>
          <w:b/>
          <w:bCs/>
          <w:sz w:val="22"/>
          <w:szCs w:val="22"/>
        </w:rPr>
        <w:t>Construction</w:t>
      </w:r>
      <w:commentRangeStart w:id="4"/>
      <w:commentRangeStart w:id="5"/>
      <w:r w:rsidR="00003714" w:rsidRPr="00930F5B">
        <w:rPr>
          <w:b/>
          <w:bCs/>
          <w:sz w:val="22"/>
          <w:szCs w:val="22"/>
        </w:rPr>
        <w:t>s</w:t>
      </w:r>
      <w:commentRangeEnd w:id="4"/>
      <w:r w:rsidR="00640B65" w:rsidRPr="00930F5B">
        <w:rPr>
          <w:rStyle w:val="CommentReference"/>
          <w:b/>
          <w:bCs/>
          <w:sz w:val="22"/>
          <w:szCs w:val="22"/>
        </w:rPr>
        <w:commentReference w:id="4"/>
      </w:r>
      <w:commentRangeEnd w:id="5"/>
      <w:r w:rsidR="00B45F7D" w:rsidRPr="00930F5B">
        <w:rPr>
          <w:rStyle w:val="CommentReference"/>
          <w:b/>
          <w:bCs/>
          <w:sz w:val="22"/>
          <w:szCs w:val="22"/>
        </w:rPr>
        <w:commentReference w:id="5"/>
      </w:r>
      <w:r w:rsidR="00C86415" w:rsidRPr="00930F5B">
        <w:rPr>
          <w:b/>
          <w:bCs/>
          <w:sz w:val="22"/>
          <w:szCs w:val="22"/>
        </w:rPr>
        <w:t xml:space="preserve"> </w:t>
      </w:r>
    </w:p>
    <w:p w14:paraId="36AB37FE" w14:textId="1894D75B" w:rsidR="00955581" w:rsidRPr="00930F5B" w:rsidRDefault="00955581" w:rsidP="006116D7">
      <w:pPr>
        <w:spacing w:after="0"/>
        <w:jc w:val="center"/>
        <w:rPr>
          <w:rFonts w:cs="Times New Roman"/>
          <w:color w:val="031D39"/>
          <w:sz w:val="22"/>
          <w:szCs w:val="22"/>
          <w:shd w:val="clear" w:color="auto" w:fill="FFFFFF"/>
        </w:rPr>
      </w:pPr>
      <w:r w:rsidRPr="00930F5B">
        <w:rPr>
          <w:rFonts w:cs="Times New Roman"/>
          <w:color w:val="031D39"/>
          <w:sz w:val="22"/>
          <w:szCs w:val="22"/>
          <w:shd w:val="clear" w:color="auto" w:fill="FFFFFF"/>
        </w:rPr>
        <w:t>Gábor Parti and Yu-Yin Hsu*</w:t>
      </w:r>
    </w:p>
    <w:p w14:paraId="01411811" w14:textId="10DA2B9E" w:rsidR="00955581" w:rsidRPr="00930F5B" w:rsidRDefault="00955581" w:rsidP="006116D7">
      <w:pPr>
        <w:spacing w:after="0"/>
        <w:jc w:val="center"/>
        <w:rPr>
          <w:rFonts w:cs="Times New Roman"/>
          <w:color w:val="031D39"/>
          <w:sz w:val="22"/>
          <w:szCs w:val="22"/>
          <w:shd w:val="clear" w:color="auto" w:fill="FFFFFF"/>
        </w:rPr>
      </w:pPr>
      <w:hyperlink r:id="rId12" w:history="1">
        <w:r w:rsidRPr="00930F5B">
          <w:rPr>
            <w:rStyle w:val="Hyperlink"/>
            <w:rFonts w:cs="Times New Roman"/>
            <w:sz w:val="22"/>
            <w:szCs w:val="22"/>
            <w:shd w:val="clear" w:color="auto" w:fill="FFFFFF"/>
          </w:rPr>
          <w:t>gabor.parti@connect.polyu.hk</w:t>
        </w:r>
      </w:hyperlink>
      <w:r w:rsidRPr="00930F5B">
        <w:rPr>
          <w:rFonts w:cs="Times New Roman"/>
          <w:color w:val="031D39"/>
          <w:sz w:val="22"/>
          <w:szCs w:val="22"/>
          <w:shd w:val="clear" w:color="auto" w:fill="FFFFFF"/>
        </w:rPr>
        <w:t xml:space="preserve">, </w:t>
      </w:r>
      <w:hyperlink r:id="rId13" w:history="1">
        <w:r w:rsidRPr="00930F5B">
          <w:rPr>
            <w:rStyle w:val="Hyperlink"/>
            <w:rFonts w:cs="Times New Roman"/>
            <w:sz w:val="22"/>
            <w:szCs w:val="22"/>
            <w:shd w:val="clear" w:color="auto" w:fill="FFFFFF"/>
          </w:rPr>
          <w:t>yyhsu@polyu.edu.hk</w:t>
        </w:r>
        <w:r w:rsidRPr="00930F5B">
          <w:rPr>
            <w:rStyle w:val="Hyperlink"/>
            <w:rFonts w:cs="Times New Roman"/>
            <w:sz w:val="22"/>
            <w:szCs w:val="22"/>
            <w:u w:val="none"/>
            <w:shd w:val="clear" w:color="auto" w:fill="FFFFFF"/>
          </w:rPr>
          <w:t>*</w:t>
        </w:r>
      </w:hyperlink>
    </w:p>
    <w:p w14:paraId="4A71F586" w14:textId="6C6D61C8" w:rsidR="00955581" w:rsidRPr="00930F5B" w:rsidRDefault="00955581" w:rsidP="006116D7">
      <w:pPr>
        <w:spacing w:after="0"/>
        <w:jc w:val="center"/>
        <w:rPr>
          <w:rFonts w:cs="Times New Roman"/>
          <w:b/>
          <w:bCs/>
          <w:i/>
          <w:iCs/>
          <w:sz w:val="22"/>
          <w:szCs w:val="22"/>
        </w:rPr>
      </w:pPr>
      <w:r w:rsidRPr="00930F5B">
        <w:rPr>
          <w:rFonts w:cs="Times New Roman"/>
          <w:i/>
          <w:iCs/>
          <w:color w:val="031D39"/>
          <w:sz w:val="22"/>
          <w:szCs w:val="22"/>
          <w:shd w:val="clear" w:color="auto" w:fill="FFFFFF"/>
        </w:rPr>
        <w:t xml:space="preserve">The Hong Kong Polytechnic University </w:t>
      </w:r>
    </w:p>
    <w:p w14:paraId="46CBA972" w14:textId="51BB2635" w:rsidR="009A377C" w:rsidRPr="00930F5B" w:rsidRDefault="00E526CA" w:rsidP="00206712">
      <w:pPr>
        <w:spacing w:after="0"/>
        <w:rPr>
          <w:sz w:val="22"/>
          <w:szCs w:val="22"/>
        </w:rPr>
      </w:pPr>
      <w:r w:rsidRPr="00930F5B">
        <w:rPr>
          <w:sz w:val="22"/>
          <w:szCs w:val="22"/>
        </w:rPr>
        <w:t xml:space="preserve">How languages </w:t>
      </w:r>
      <w:r w:rsidR="0012014E" w:rsidRPr="00930F5B">
        <w:rPr>
          <w:sz w:val="22"/>
          <w:szCs w:val="22"/>
        </w:rPr>
        <w:t>express</w:t>
      </w:r>
      <w:r w:rsidRPr="00930F5B">
        <w:rPr>
          <w:sz w:val="22"/>
          <w:szCs w:val="22"/>
        </w:rPr>
        <w:t xml:space="preserve"> </w:t>
      </w:r>
      <w:r w:rsidR="0012014E" w:rsidRPr="00930F5B">
        <w:rPr>
          <w:sz w:val="22"/>
          <w:szCs w:val="22"/>
        </w:rPr>
        <w:t>contrast</w:t>
      </w:r>
      <w:r w:rsidRPr="00930F5B">
        <w:rPr>
          <w:sz w:val="22"/>
          <w:szCs w:val="22"/>
        </w:rPr>
        <w:t xml:space="preserve"> and exhaustivity has </w:t>
      </w:r>
      <w:r w:rsidR="0012014E" w:rsidRPr="00930F5B">
        <w:rPr>
          <w:sz w:val="22"/>
          <w:szCs w:val="22"/>
        </w:rPr>
        <w:t>major</w:t>
      </w:r>
      <w:r w:rsidRPr="00930F5B">
        <w:rPr>
          <w:sz w:val="22"/>
          <w:szCs w:val="22"/>
        </w:rPr>
        <w:t xml:space="preserve"> implications for </w:t>
      </w:r>
      <w:r w:rsidR="0012014E" w:rsidRPr="00930F5B">
        <w:rPr>
          <w:sz w:val="22"/>
          <w:szCs w:val="22"/>
        </w:rPr>
        <w:t>how we</w:t>
      </w:r>
      <w:r w:rsidRPr="00930F5B">
        <w:rPr>
          <w:sz w:val="22"/>
          <w:szCs w:val="22"/>
        </w:rPr>
        <w:t xml:space="preserve"> understand</w:t>
      </w:r>
      <w:r w:rsidR="0012014E" w:rsidRPr="00930F5B">
        <w:rPr>
          <w:sz w:val="22"/>
          <w:szCs w:val="22"/>
        </w:rPr>
        <w:t xml:space="preserve"> </w:t>
      </w:r>
      <w:r w:rsidRPr="00930F5B">
        <w:rPr>
          <w:sz w:val="22"/>
          <w:szCs w:val="22"/>
        </w:rPr>
        <w:t xml:space="preserve">the syntax-semantics interface. </w:t>
      </w:r>
      <w:r w:rsidR="00790825" w:rsidRPr="00930F5B">
        <w:rPr>
          <w:sz w:val="22"/>
          <w:szCs w:val="22"/>
        </w:rPr>
        <w:t xml:space="preserve">This study </w:t>
      </w:r>
      <w:r w:rsidR="00F65A1A" w:rsidRPr="00930F5B">
        <w:rPr>
          <w:sz w:val="22"/>
          <w:szCs w:val="22"/>
        </w:rPr>
        <w:t xml:space="preserve">revisits </w:t>
      </w:r>
      <w:r w:rsidR="005C4947" w:rsidRPr="00930F5B">
        <w:rPr>
          <w:sz w:val="22"/>
          <w:szCs w:val="22"/>
        </w:rPr>
        <w:t>the</w:t>
      </w:r>
      <w:r w:rsidR="005303C5" w:rsidRPr="00930F5B">
        <w:rPr>
          <w:sz w:val="22"/>
          <w:szCs w:val="22"/>
        </w:rPr>
        <w:t xml:space="preserve"> debate </w:t>
      </w:r>
      <w:r w:rsidR="00206712" w:rsidRPr="00930F5B">
        <w:rPr>
          <w:sz w:val="22"/>
          <w:szCs w:val="22"/>
        </w:rPr>
        <w:t>on</w:t>
      </w:r>
      <w:r w:rsidR="005303C5" w:rsidRPr="00930F5B">
        <w:rPr>
          <w:sz w:val="22"/>
          <w:szCs w:val="22"/>
        </w:rPr>
        <w:t xml:space="preserve"> the</w:t>
      </w:r>
      <w:r w:rsidR="005C4947" w:rsidRPr="00930F5B">
        <w:rPr>
          <w:sz w:val="22"/>
          <w:szCs w:val="22"/>
        </w:rPr>
        <w:t xml:space="preserve"> interpretation of </w:t>
      </w:r>
      <w:r w:rsidR="00F65A1A" w:rsidRPr="00930F5B">
        <w:rPr>
          <w:sz w:val="22"/>
          <w:szCs w:val="22"/>
        </w:rPr>
        <w:t>Hungarian focus</w:t>
      </w:r>
      <w:r w:rsidR="00181149" w:rsidRPr="00930F5B">
        <w:rPr>
          <w:sz w:val="22"/>
          <w:szCs w:val="22"/>
        </w:rPr>
        <w:t xml:space="preserve"> </w:t>
      </w:r>
      <w:r w:rsidR="00F65A1A" w:rsidRPr="00930F5B">
        <w:rPr>
          <w:sz w:val="22"/>
          <w:szCs w:val="22"/>
        </w:rPr>
        <w:t>constructions</w:t>
      </w:r>
      <w:r w:rsidR="005303C5" w:rsidRPr="00930F5B">
        <w:rPr>
          <w:sz w:val="22"/>
          <w:szCs w:val="22"/>
        </w:rPr>
        <w:t xml:space="preserve"> </w:t>
      </w:r>
      <w:r w:rsidR="00206712" w:rsidRPr="00930F5B">
        <w:rPr>
          <w:sz w:val="22"/>
          <w:szCs w:val="22"/>
        </w:rPr>
        <w:t>using</w:t>
      </w:r>
      <w:r w:rsidR="005303C5" w:rsidRPr="00930F5B">
        <w:rPr>
          <w:sz w:val="22"/>
          <w:szCs w:val="22"/>
        </w:rPr>
        <w:t xml:space="preserve"> </w:t>
      </w:r>
      <w:r w:rsidR="00206712" w:rsidRPr="00930F5B">
        <w:rPr>
          <w:sz w:val="22"/>
          <w:szCs w:val="22"/>
        </w:rPr>
        <w:t>eye</w:t>
      </w:r>
      <w:r w:rsidR="00794D3F" w:rsidRPr="00930F5B">
        <w:rPr>
          <w:sz w:val="22"/>
          <w:szCs w:val="22"/>
        </w:rPr>
        <w:t xml:space="preserve"> </w:t>
      </w:r>
      <w:r w:rsidR="00206712" w:rsidRPr="00930F5B">
        <w:rPr>
          <w:sz w:val="22"/>
          <w:szCs w:val="22"/>
        </w:rPr>
        <w:t xml:space="preserve">tracking with </w:t>
      </w:r>
      <w:r w:rsidR="005303C5" w:rsidRPr="00930F5B">
        <w:rPr>
          <w:sz w:val="22"/>
          <w:szCs w:val="22"/>
        </w:rPr>
        <w:t>the</w:t>
      </w:r>
      <w:r w:rsidR="007D368E" w:rsidRPr="00930F5B">
        <w:rPr>
          <w:sz w:val="22"/>
          <w:szCs w:val="22"/>
        </w:rPr>
        <w:t xml:space="preserve"> visual-world paradigm</w:t>
      </w:r>
      <w:r w:rsidR="00F7020E" w:rsidRPr="00930F5B">
        <w:rPr>
          <w:sz w:val="22"/>
          <w:szCs w:val="22"/>
        </w:rPr>
        <w:t>.</w:t>
      </w:r>
      <w:r w:rsidR="009F1067" w:rsidRPr="00930F5B">
        <w:rPr>
          <w:sz w:val="22"/>
          <w:szCs w:val="22"/>
        </w:rPr>
        <w:t xml:space="preserve"> </w:t>
      </w:r>
      <w:r w:rsidRPr="00930F5B">
        <w:rPr>
          <w:sz w:val="22"/>
          <w:szCs w:val="22"/>
        </w:rPr>
        <w:t>Specifically, we</w:t>
      </w:r>
      <w:r w:rsidR="00521536" w:rsidRPr="00930F5B">
        <w:rPr>
          <w:sz w:val="22"/>
          <w:szCs w:val="22"/>
        </w:rPr>
        <w:t xml:space="preserve"> examine</w:t>
      </w:r>
      <w:r w:rsidR="003D42C1" w:rsidRPr="00930F5B">
        <w:rPr>
          <w:sz w:val="22"/>
          <w:szCs w:val="22"/>
        </w:rPr>
        <w:t xml:space="preserve"> </w:t>
      </w:r>
      <w:r w:rsidR="000E40AE" w:rsidRPr="00930F5B">
        <w:rPr>
          <w:sz w:val="22"/>
          <w:szCs w:val="22"/>
        </w:rPr>
        <w:t xml:space="preserve">two theoretical inquiries: </w:t>
      </w:r>
      <w:r w:rsidR="00206712" w:rsidRPr="00930F5B">
        <w:rPr>
          <w:sz w:val="22"/>
          <w:szCs w:val="22"/>
        </w:rPr>
        <w:t>how strongly</w:t>
      </w:r>
      <w:r w:rsidRPr="00930F5B">
        <w:rPr>
          <w:sz w:val="22"/>
          <w:szCs w:val="22"/>
        </w:rPr>
        <w:t xml:space="preserve"> </w:t>
      </w:r>
      <w:r w:rsidR="006E5057" w:rsidRPr="00930F5B">
        <w:rPr>
          <w:sz w:val="22"/>
          <w:szCs w:val="22"/>
        </w:rPr>
        <w:t>Hungarian</w:t>
      </w:r>
      <w:r w:rsidRPr="00930F5B">
        <w:rPr>
          <w:sz w:val="22"/>
          <w:szCs w:val="22"/>
        </w:rPr>
        <w:t xml:space="preserve"> native speakers interpret phrases in the</w:t>
      </w:r>
      <w:r w:rsidR="006E5057" w:rsidRPr="00930F5B">
        <w:rPr>
          <w:sz w:val="22"/>
          <w:szCs w:val="22"/>
        </w:rPr>
        <w:t xml:space="preserve"> pre-verbal focus</w:t>
      </w:r>
      <w:r w:rsidRPr="00930F5B">
        <w:rPr>
          <w:sz w:val="22"/>
          <w:szCs w:val="22"/>
        </w:rPr>
        <w:t xml:space="preserve"> domain </w:t>
      </w:r>
      <w:r w:rsidRPr="00930F5B">
        <w:rPr>
          <w:i/>
          <w:iCs/>
          <w:sz w:val="22"/>
          <w:szCs w:val="22"/>
        </w:rPr>
        <w:t>exhaustively</w:t>
      </w:r>
      <w:r w:rsidR="006E5057" w:rsidRPr="00930F5B">
        <w:rPr>
          <w:sz w:val="22"/>
          <w:szCs w:val="22"/>
        </w:rPr>
        <w:t xml:space="preserve">, </w:t>
      </w:r>
      <w:r w:rsidR="003D42C1" w:rsidRPr="00930F5B">
        <w:rPr>
          <w:sz w:val="22"/>
          <w:szCs w:val="22"/>
        </w:rPr>
        <w:t xml:space="preserve">and </w:t>
      </w:r>
      <w:r w:rsidRPr="00930F5B">
        <w:rPr>
          <w:sz w:val="22"/>
          <w:szCs w:val="22"/>
        </w:rPr>
        <w:t>whether</w:t>
      </w:r>
      <w:r w:rsidR="00B00ED8" w:rsidRPr="00930F5B">
        <w:rPr>
          <w:sz w:val="22"/>
          <w:szCs w:val="22"/>
        </w:rPr>
        <w:t xml:space="preserve"> </w:t>
      </w:r>
      <w:r w:rsidRPr="00930F5B">
        <w:rPr>
          <w:i/>
          <w:iCs/>
          <w:sz w:val="22"/>
          <w:szCs w:val="22"/>
        </w:rPr>
        <w:t xml:space="preserve">contrastive </w:t>
      </w:r>
      <w:r w:rsidR="00206712" w:rsidRPr="00930F5B">
        <w:rPr>
          <w:i/>
          <w:iCs/>
          <w:sz w:val="22"/>
          <w:szCs w:val="22"/>
        </w:rPr>
        <w:t>but</w:t>
      </w:r>
      <w:r w:rsidRPr="00930F5B">
        <w:rPr>
          <w:i/>
          <w:iCs/>
          <w:sz w:val="22"/>
          <w:szCs w:val="22"/>
        </w:rPr>
        <w:t xml:space="preserve"> </w:t>
      </w:r>
      <w:r w:rsidR="005B7B74" w:rsidRPr="00930F5B">
        <w:rPr>
          <w:i/>
          <w:iCs/>
          <w:sz w:val="22"/>
          <w:szCs w:val="22"/>
        </w:rPr>
        <w:t>non-exhaustive</w:t>
      </w:r>
      <w:r w:rsidR="005B7B74" w:rsidRPr="00930F5B">
        <w:rPr>
          <w:sz w:val="22"/>
          <w:szCs w:val="22"/>
        </w:rPr>
        <w:t xml:space="preserve"> </w:t>
      </w:r>
      <w:r w:rsidR="00B00ED8" w:rsidRPr="00930F5B">
        <w:rPr>
          <w:sz w:val="22"/>
          <w:szCs w:val="22"/>
        </w:rPr>
        <w:t>reading</w:t>
      </w:r>
      <w:r w:rsidR="007E5011" w:rsidRPr="00930F5B">
        <w:rPr>
          <w:sz w:val="22"/>
          <w:szCs w:val="22"/>
        </w:rPr>
        <w:t xml:space="preserve">s </w:t>
      </w:r>
      <w:r w:rsidR="00BD52DA" w:rsidRPr="00930F5B">
        <w:rPr>
          <w:sz w:val="22"/>
          <w:szCs w:val="22"/>
        </w:rPr>
        <w:t>exist</w:t>
      </w:r>
      <w:r w:rsidR="000E40AE" w:rsidRPr="00930F5B">
        <w:rPr>
          <w:sz w:val="22"/>
          <w:szCs w:val="22"/>
        </w:rPr>
        <w:t>,</w:t>
      </w:r>
      <w:r w:rsidR="003D42C1" w:rsidRPr="00930F5B">
        <w:rPr>
          <w:sz w:val="22"/>
          <w:szCs w:val="22"/>
        </w:rPr>
        <w:t xml:space="preserve"> </w:t>
      </w:r>
      <w:r w:rsidR="00F928A1" w:rsidRPr="00930F5B">
        <w:rPr>
          <w:sz w:val="22"/>
          <w:szCs w:val="22"/>
        </w:rPr>
        <w:t>as well as</w:t>
      </w:r>
      <w:r w:rsidR="003D42C1" w:rsidRPr="00930F5B">
        <w:rPr>
          <w:sz w:val="22"/>
          <w:szCs w:val="22"/>
        </w:rPr>
        <w:t xml:space="preserve"> </w:t>
      </w:r>
      <w:r w:rsidR="00F901B8" w:rsidRPr="00930F5B">
        <w:rPr>
          <w:sz w:val="22"/>
          <w:szCs w:val="22"/>
        </w:rPr>
        <w:t xml:space="preserve">from a </w:t>
      </w:r>
      <w:r w:rsidR="003D42C1" w:rsidRPr="00930F5B">
        <w:rPr>
          <w:sz w:val="22"/>
          <w:szCs w:val="22"/>
        </w:rPr>
        <w:t>cognitive</w:t>
      </w:r>
      <w:r w:rsidR="00B00ED8" w:rsidRPr="00930F5B">
        <w:rPr>
          <w:sz w:val="22"/>
          <w:szCs w:val="22"/>
        </w:rPr>
        <w:t xml:space="preserve"> </w:t>
      </w:r>
      <w:r w:rsidR="00F901B8" w:rsidRPr="00930F5B">
        <w:rPr>
          <w:sz w:val="22"/>
          <w:szCs w:val="22"/>
        </w:rPr>
        <w:t xml:space="preserve">perspective, </w:t>
      </w:r>
      <w:r w:rsidR="003D0A18" w:rsidRPr="00930F5B">
        <w:rPr>
          <w:sz w:val="22"/>
          <w:szCs w:val="22"/>
        </w:rPr>
        <w:t>whether different</w:t>
      </w:r>
      <w:r w:rsidR="00EB1FDE" w:rsidRPr="00930F5B">
        <w:rPr>
          <w:sz w:val="22"/>
          <w:szCs w:val="22"/>
        </w:rPr>
        <w:t xml:space="preserve"> </w:t>
      </w:r>
      <w:r w:rsidR="00A84DBA" w:rsidRPr="00930F5B">
        <w:rPr>
          <w:sz w:val="22"/>
          <w:szCs w:val="22"/>
        </w:rPr>
        <w:t xml:space="preserve">focus </w:t>
      </w:r>
      <w:r w:rsidR="00356FBA" w:rsidRPr="00930F5B">
        <w:rPr>
          <w:sz w:val="22"/>
          <w:szCs w:val="22"/>
        </w:rPr>
        <w:t xml:space="preserve">types </w:t>
      </w:r>
      <w:r w:rsidR="00DA6C0C" w:rsidRPr="00930F5B">
        <w:rPr>
          <w:sz w:val="22"/>
          <w:szCs w:val="22"/>
        </w:rPr>
        <w:t xml:space="preserve">require different </w:t>
      </w:r>
      <w:r w:rsidR="00A84DBA" w:rsidRPr="00930F5B">
        <w:rPr>
          <w:sz w:val="22"/>
          <w:szCs w:val="22"/>
        </w:rPr>
        <w:t xml:space="preserve">processing </w:t>
      </w:r>
      <w:r w:rsidR="00DA6C0C" w:rsidRPr="00930F5B">
        <w:rPr>
          <w:sz w:val="22"/>
          <w:szCs w:val="22"/>
        </w:rPr>
        <w:t xml:space="preserve">efforts </w:t>
      </w:r>
      <w:r w:rsidR="00A84DBA" w:rsidRPr="00930F5B">
        <w:rPr>
          <w:sz w:val="22"/>
          <w:szCs w:val="22"/>
        </w:rPr>
        <w:t>during language comprehension</w:t>
      </w:r>
      <w:r w:rsidR="00EB1FDE" w:rsidRPr="00930F5B">
        <w:rPr>
          <w:sz w:val="22"/>
          <w:szCs w:val="22"/>
        </w:rPr>
        <w:t>.</w:t>
      </w:r>
      <w:r w:rsidR="00EF1D8F" w:rsidRPr="00930F5B">
        <w:rPr>
          <w:sz w:val="22"/>
          <w:szCs w:val="22"/>
        </w:rPr>
        <w:t xml:space="preserve"> </w:t>
      </w:r>
    </w:p>
    <w:p w14:paraId="12BC2C76" w14:textId="7AAE2EEA" w:rsidR="00D168A9" w:rsidRPr="00930F5B" w:rsidRDefault="007F5AB9" w:rsidP="0097111E">
      <w:pPr>
        <w:spacing w:after="0"/>
        <w:ind w:firstLine="708"/>
        <w:rPr>
          <w:sz w:val="22"/>
          <w:szCs w:val="22"/>
        </w:rPr>
      </w:pPr>
      <w:r w:rsidRPr="00930F5B">
        <w:rPr>
          <w:sz w:val="22"/>
          <w:szCs w:val="22"/>
        </w:rPr>
        <w:t>Constituents in canonical sentences can be focused for various communicative purposes</w:t>
      </w:r>
      <w:r w:rsidR="003C7393" w:rsidRPr="00930F5B">
        <w:rPr>
          <w:sz w:val="22"/>
          <w:szCs w:val="22"/>
        </w:rPr>
        <w:t xml:space="preserve">, such as </w:t>
      </w:r>
      <w:r w:rsidRPr="00930F5B">
        <w:rPr>
          <w:sz w:val="22"/>
          <w:szCs w:val="22"/>
        </w:rPr>
        <w:t>emphasis, question answering,</w:t>
      </w:r>
      <w:r w:rsidR="003C7393" w:rsidRPr="00930F5B">
        <w:rPr>
          <w:sz w:val="22"/>
          <w:szCs w:val="22"/>
        </w:rPr>
        <w:t xml:space="preserve"> and</w:t>
      </w:r>
      <w:r w:rsidRPr="00930F5B">
        <w:rPr>
          <w:sz w:val="22"/>
          <w:szCs w:val="22"/>
        </w:rPr>
        <w:t xml:space="preserve"> contradiction. For example, </w:t>
      </w:r>
      <w:r w:rsidR="004E0A39" w:rsidRPr="00930F5B">
        <w:rPr>
          <w:sz w:val="22"/>
          <w:szCs w:val="22"/>
        </w:rPr>
        <w:t xml:space="preserve">if one wants to </w:t>
      </w:r>
      <w:r w:rsidRPr="00930F5B">
        <w:rPr>
          <w:sz w:val="22"/>
          <w:szCs w:val="22"/>
        </w:rPr>
        <w:t>focus the object of (1a</w:t>
      </w:r>
      <w:r w:rsidR="000457E1" w:rsidRPr="00930F5B">
        <w:rPr>
          <w:sz w:val="22"/>
          <w:szCs w:val="22"/>
        </w:rPr>
        <w:t>)</w:t>
      </w:r>
      <w:r w:rsidR="0071448C" w:rsidRPr="00930F5B">
        <w:rPr>
          <w:sz w:val="22"/>
          <w:szCs w:val="22"/>
        </w:rPr>
        <w:t xml:space="preserve">, </w:t>
      </w:r>
      <w:r w:rsidR="0097111E" w:rsidRPr="00930F5B">
        <w:rPr>
          <w:sz w:val="22"/>
          <w:szCs w:val="22"/>
        </w:rPr>
        <w:t xml:space="preserve">the typical focus construction would be </w:t>
      </w:r>
      <w:r w:rsidR="00016953" w:rsidRPr="00930F5B">
        <w:rPr>
          <w:sz w:val="22"/>
          <w:szCs w:val="22"/>
        </w:rPr>
        <w:t>like</w:t>
      </w:r>
      <w:r w:rsidR="0097111E" w:rsidRPr="00930F5B">
        <w:rPr>
          <w:sz w:val="22"/>
          <w:szCs w:val="22"/>
        </w:rPr>
        <w:t xml:space="preserve"> (1b),</w:t>
      </w:r>
      <w:r w:rsidR="004E0A39" w:rsidRPr="00930F5B">
        <w:rPr>
          <w:sz w:val="22"/>
          <w:szCs w:val="22"/>
        </w:rPr>
        <w:t xml:space="preserve"> called</w:t>
      </w:r>
      <w:r w:rsidR="00794D3F" w:rsidRPr="00930F5B">
        <w:rPr>
          <w:sz w:val="22"/>
          <w:szCs w:val="22"/>
        </w:rPr>
        <w:t xml:space="preserve"> the</w:t>
      </w:r>
      <w:r w:rsidR="004E0A39" w:rsidRPr="00930F5B">
        <w:rPr>
          <w:sz w:val="22"/>
          <w:szCs w:val="22"/>
        </w:rPr>
        <w:t xml:space="preserve"> </w:t>
      </w:r>
      <w:r w:rsidR="004E0A39" w:rsidRPr="00930F5B">
        <w:rPr>
          <w:b/>
          <w:bCs/>
          <w:sz w:val="22"/>
          <w:szCs w:val="22"/>
        </w:rPr>
        <w:t>pre-verbal focus (PVF)</w:t>
      </w:r>
      <w:r w:rsidR="00E67EF7" w:rsidRPr="00930F5B">
        <w:rPr>
          <w:sz w:val="22"/>
          <w:szCs w:val="22"/>
        </w:rPr>
        <w:t>, in which</w:t>
      </w:r>
      <w:r w:rsidRPr="00930F5B">
        <w:rPr>
          <w:sz w:val="22"/>
          <w:szCs w:val="22"/>
        </w:rPr>
        <w:t xml:space="preserve"> the focused element is moved to a</w:t>
      </w:r>
      <w:r w:rsidR="0097111E" w:rsidRPr="00930F5B">
        <w:rPr>
          <w:sz w:val="22"/>
          <w:szCs w:val="22"/>
        </w:rPr>
        <w:t>n immediately</w:t>
      </w:r>
      <w:r w:rsidRPr="00930F5B">
        <w:rPr>
          <w:sz w:val="22"/>
          <w:szCs w:val="22"/>
        </w:rPr>
        <w:t xml:space="preserve"> pre-verbal position, and </w:t>
      </w:r>
      <w:r w:rsidR="000F5ABA" w:rsidRPr="00930F5B">
        <w:rPr>
          <w:sz w:val="22"/>
          <w:szCs w:val="22"/>
        </w:rPr>
        <w:t xml:space="preserve">it </w:t>
      </w:r>
      <w:r w:rsidRPr="00930F5B">
        <w:rPr>
          <w:sz w:val="22"/>
          <w:szCs w:val="22"/>
        </w:rPr>
        <w:t>bear</w:t>
      </w:r>
      <w:r w:rsidR="000F5ABA" w:rsidRPr="00930F5B">
        <w:rPr>
          <w:sz w:val="22"/>
          <w:szCs w:val="22"/>
        </w:rPr>
        <w:t>s</w:t>
      </w:r>
      <w:r w:rsidRPr="00930F5B">
        <w:rPr>
          <w:sz w:val="22"/>
          <w:szCs w:val="22"/>
        </w:rPr>
        <w:t xml:space="preserve"> </w:t>
      </w:r>
      <w:r w:rsidR="0097111E" w:rsidRPr="00930F5B">
        <w:rPr>
          <w:sz w:val="22"/>
          <w:szCs w:val="22"/>
        </w:rPr>
        <w:t xml:space="preserve">eradicating </w:t>
      </w:r>
      <w:r w:rsidRPr="00930F5B">
        <w:rPr>
          <w:sz w:val="22"/>
          <w:szCs w:val="22"/>
        </w:rPr>
        <w:t>stress (Kornai &amp; Kálmán, 1988).</w:t>
      </w:r>
      <w:r w:rsidR="0097111E" w:rsidRPr="00930F5B">
        <w:rPr>
          <w:sz w:val="22"/>
          <w:szCs w:val="22"/>
        </w:rPr>
        <w:t xml:space="preserve"> If the verb has a verbal prefix (VPX</w:t>
      </w:r>
      <w:r w:rsidR="006D5DFD" w:rsidRPr="00930F5B">
        <w:rPr>
          <w:sz w:val="22"/>
          <w:szCs w:val="22"/>
        </w:rPr>
        <w:t xml:space="preserve">, e.g., </w:t>
      </w:r>
      <w:r w:rsidR="006D5DFD" w:rsidRPr="00930F5B">
        <w:rPr>
          <w:i/>
          <w:iCs/>
          <w:sz w:val="22"/>
          <w:szCs w:val="22"/>
        </w:rPr>
        <w:t>meg</w:t>
      </w:r>
      <w:r w:rsidR="006D5DFD" w:rsidRPr="00930F5B">
        <w:rPr>
          <w:sz w:val="22"/>
          <w:szCs w:val="22"/>
        </w:rPr>
        <w:t xml:space="preserve"> in (1)</w:t>
      </w:r>
      <w:r w:rsidR="0097111E" w:rsidRPr="00930F5B">
        <w:rPr>
          <w:sz w:val="22"/>
          <w:szCs w:val="22"/>
        </w:rPr>
        <w:t xml:space="preserve">), </w:t>
      </w:r>
      <w:r w:rsidR="000842A0" w:rsidRPr="00930F5B">
        <w:rPr>
          <w:sz w:val="22"/>
          <w:szCs w:val="22"/>
        </w:rPr>
        <w:t xml:space="preserve">they </w:t>
      </w:r>
      <w:r w:rsidR="0097111E" w:rsidRPr="00930F5B">
        <w:rPr>
          <w:sz w:val="22"/>
          <w:szCs w:val="22"/>
        </w:rPr>
        <w:t xml:space="preserve">will detach </w:t>
      </w:r>
      <w:r w:rsidR="006D5DFD" w:rsidRPr="00930F5B">
        <w:rPr>
          <w:sz w:val="22"/>
          <w:szCs w:val="22"/>
        </w:rPr>
        <w:t xml:space="preserve">and </w:t>
      </w:r>
      <w:r w:rsidR="000842A0" w:rsidRPr="00930F5B">
        <w:rPr>
          <w:sz w:val="22"/>
          <w:szCs w:val="22"/>
        </w:rPr>
        <w:t>get</w:t>
      </w:r>
      <w:r w:rsidR="003A1219" w:rsidRPr="00930F5B">
        <w:rPr>
          <w:sz w:val="22"/>
          <w:szCs w:val="22"/>
        </w:rPr>
        <w:t xml:space="preserve"> </w:t>
      </w:r>
      <w:r w:rsidR="0097111E" w:rsidRPr="00930F5B">
        <w:rPr>
          <w:sz w:val="22"/>
          <w:szCs w:val="22"/>
        </w:rPr>
        <w:t>left behind.</w:t>
      </w:r>
      <w:r w:rsidR="00B07828" w:rsidRPr="00930F5B">
        <w:rPr>
          <w:sz w:val="22"/>
          <w:szCs w:val="22"/>
        </w:rPr>
        <w:t xml:space="preserve"> An intuitive reading of (1b) could </w:t>
      </w:r>
      <w:r w:rsidR="000763BD" w:rsidRPr="00930F5B">
        <w:rPr>
          <w:sz w:val="22"/>
          <w:szCs w:val="22"/>
        </w:rPr>
        <w:t xml:space="preserve">be </w:t>
      </w:r>
      <w:r w:rsidR="00B07828" w:rsidRPr="00930F5B">
        <w:rPr>
          <w:sz w:val="22"/>
          <w:szCs w:val="22"/>
        </w:rPr>
        <w:t>“</w:t>
      </w:r>
      <w:r w:rsidR="00B07828" w:rsidRPr="00930F5B">
        <w:rPr>
          <w:i/>
          <w:iCs/>
          <w:sz w:val="22"/>
          <w:szCs w:val="22"/>
        </w:rPr>
        <w:t>Anna ate the BANANA [and nothing else]”</w:t>
      </w:r>
      <w:r w:rsidR="00B07828" w:rsidRPr="00930F5B">
        <w:rPr>
          <w:sz w:val="22"/>
          <w:szCs w:val="22"/>
        </w:rPr>
        <w:t xml:space="preserve">; in this sense, </w:t>
      </w:r>
      <w:r w:rsidR="007B1711" w:rsidRPr="00930F5B">
        <w:rPr>
          <w:sz w:val="22"/>
          <w:szCs w:val="22"/>
        </w:rPr>
        <w:t xml:space="preserve">PVF </w:t>
      </w:r>
      <w:r w:rsidR="00B07828" w:rsidRPr="00930F5B">
        <w:rPr>
          <w:sz w:val="22"/>
          <w:szCs w:val="22"/>
        </w:rPr>
        <w:t xml:space="preserve">sentences </w:t>
      </w:r>
      <w:r w:rsidR="00697588" w:rsidRPr="00930F5B">
        <w:rPr>
          <w:sz w:val="22"/>
          <w:szCs w:val="22"/>
        </w:rPr>
        <w:t>seem to</w:t>
      </w:r>
      <w:r w:rsidR="00B07828" w:rsidRPr="00930F5B">
        <w:rPr>
          <w:sz w:val="22"/>
          <w:szCs w:val="22"/>
        </w:rPr>
        <w:t xml:space="preserve"> be equal to (1c)</w:t>
      </w:r>
      <w:r w:rsidR="00270813" w:rsidRPr="00930F5B">
        <w:rPr>
          <w:sz w:val="22"/>
          <w:szCs w:val="22"/>
        </w:rPr>
        <w:t xml:space="preserve"> </w:t>
      </w:r>
      <w:r w:rsidR="00B07828" w:rsidRPr="00930F5B">
        <w:rPr>
          <w:sz w:val="22"/>
          <w:szCs w:val="22"/>
        </w:rPr>
        <w:t xml:space="preserve">with </w:t>
      </w:r>
      <w:r w:rsidR="00AB51E2" w:rsidRPr="00930F5B">
        <w:rPr>
          <w:sz w:val="22"/>
          <w:szCs w:val="22"/>
        </w:rPr>
        <w:t>an</w:t>
      </w:r>
      <w:r w:rsidR="00270813" w:rsidRPr="00930F5B">
        <w:rPr>
          <w:sz w:val="22"/>
          <w:szCs w:val="22"/>
        </w:rPr>
        <w:t xml:space="preserve"> exhaustive focus</w:t>
      </w:r>
      <w:r w:rsidR="00B07828" w:rsidRPr="00930F5B">
        <w:rPr>
          <w:sz w:val="22"/>
          <w:szCs w:val="22"/>
        </w:rPr>
        <w:t xml:space="preserve"> operator </w:t>
      </w:r>
      <w:r w:rsidR="00B07828" w:rsidRPr="00930F5B">
        <w:rPr>
          <w:i/>
          <w:iCs/>
          <w:sz w:val="22"/>
          <w:szCs w:val="22"/>
        </w:rPr>
        <w:t>csak</w:t>
      </w:r>
      <w:r w:rsidR="00B07828" w:rsidRPr="00930F5B">
        <w:rPr>
          <w:sz w:val="22"/>
          <w:szCs w:val="22"/>
        </w:rPr>
        <w:t xml:space="preserve"> ‘only’.</w:t>
      </w:r>
      <w:r w:rsidR="003237F4" w:rsidRPr="00930F5B">
        <w:rPr>
          <w:sz w:val="22"/>
          <w:szCs w:val="22"/>
        </w:rPr>
        <w:t xml:space="preserve"> </w:t>
      </w:r>
      <w:r w:rsidR="00B773D0" w:rsidRPr="00930F5B">
        <w:rPr>
          <w:sz w:val="22"/>
          <w:szCs w:val="22"/>
        </w:rPr>
        <w:t xml:space="preserve">However, we </w:t>
      </w:r>
      <w:r w:rsidR="003237F4" w:rsidRPr="00930F5B">
        <w:rPr>
          <w:sz w:val="22"/>
          <w:szCs w:val="22"/>
        </w:rPr>
        <w:t>also notice that</w:t>
      </w:r>
      <w:r w:rsidR="00B773D0" w:rsidRPr="00930F5B">
        <w:rPr>
          <w:sz w:val="22"/>
          <w:szCs w:val="22"/>
        </w:rPr>
        <w:t xml:space="preserve"> if the utterance</w:t>
      </w:r>
      <w:r w:rsidR="00981940" w:rsidRPr="00930F5B">
        <w:rPr>
          <w:sz w:val="22"/>
          <w:szCs w:val="22"/>
        </w:rPr>
        <w:t xml:space="preserve"> (1b)</w:t>
      </w:r>
      <w:r w:rsidR="00B773D0" w:rsidRPr="00930F5B">
        <w:rPr>
          <w:sz w:val="22"/>
          <w:szCs w:val="22"/>
        </w:rPr>
        <w:t xml:space="preserve"> is amended </w:t>
      </w:r>
      <w:r w:rsidR="00D11629" w:rsidRPr="00930F5B">
        <w:rPr>
          <w:sz w:val="22"/>
          <w:szCs w:val="22"/>
        </w:rPr>
        <w:t>with</w:t>
      </w:r>
      <w:r w:rsidR="00B773D0" w:rsidRPr="00930F5B">
        <w:rPr>
          <w:sz w:val="22"/>
          <w:szCs w:val="22"/>
        </w:rPr>
        <w:t xml:space="preserve"> certain </w:t>
      </w:r>
      <w:r w:rsidR="00FC0A8C" w:rsidRPr="00930F5B">
        <w:rPr>
          <w:sz w:val="22"/>
          <w:szCs w:val="22"/>
        </w:rPr>
        <w:t>phrases</w:t>
      </w:r>
      <w:r w:rsidR="00B773D0" w:rsidRPr="00930F5B">
        <w:rPr>
          <w:sz w:val="22"/>
          <w:szCs w:val="22"/>
        </w:rPr>
        <w:t xml:space="preserve">, e.g. </w:t>
      </w:r>
      <w:r w:rsidR="00B773D0" w:rsidRPr="00930F5B">
        <w:rPr>
          <w:i/>
          <w:iCs/>
          <w:sz w:val="22"/>
          <w:szCs w:val="22"/>
        </w:rPr>
        <w:t>többek között</w:t>
      </w:r>
      <w:r w:rsidR="00B773D0" w:rsidRPr="00930F5B">
        <w:rPr>
          <w:sz w:val="22"/>
          <w:szCs w:val="22"/>
        </w:rPr>
        <w:t xml:space="preserve"> ‘among</w:t>
      </w:r>
      <w:r w:rsidR="00794D3F" w:rsidRPr="00930F5B">
        <w:rPr>
          <w:sz w:val="22"/>
          <w:szCs w:val="22"/>
        </w:rPr>
        <w:t>st</w:t>
      </w:r>
      <w:r w:rsidR="00B773D0" w:rsidRPr="00930F5B">
        <w:rPr>
          <w:sz w:val="22"/>
          <w:szCs w:val="22"/>
        </w:rPr>
        <w:t xml:space="preserve"> others’</w:t>
      </w:r>
      <w:r w:rsidR="00D11629" w:rsidRPr="00930F5B">
        <w:rPr>
          <w:sz w:val="22"/>
          <w:szCs w:val="22"/>
        </w:rPr>
        <w:t xml:space="preserve"> (1d)</w:t>
      </w:r>
      <w:r w:rsidR="00B773D0" w:rsidRPr="00930F5B">
        <w:rPr>
          <w:sz w:val="22"/>
          <w:szCs w:val="22"/>
        </w:rPr>
        <w:t xml:space="preserve">, </w:t>
      </w:r>
      <w:r w:rsidR="00D11629" w:rsidRPr="00930F5B">
        <w:rPr>
          <w:sz w:val="22"/>
          <w:szCs w:val="22"/>
        </w:rPr>
        <w:t>it is not only</w:t>
      </w:r>
      <w:r w:rsidR="00B773D0" w:rsidRPr="00930F5B">
        <w:rPr>
          <w:sz w:val="22"/>
          <w:szCs w:val="22"/>
        </w:rPr>
        <w:t xml:space="preserve"> perfectly grammatical</w:t>
      </w:r>
      <w:r w:rsidR="00D11629" w:rsidRPr="00930F5B">
        <w:rPr>
          <w:sz w:val="22"/>
          <w:szCs w:val="22"/>
        </w:rPr>
        <w:t xml:space="preserve"> but also expresses a contrastive sense</w:t>
      </w:r>
      <w:r w:rsidR="00FE4995" w:rsidRPr="00930F5B">
        <w:rPr>
          <w:sz w:val="22"/>
          <w:szCs w:val="22"/>
        </w:rPr>
        <w:t>.</w:t>
      </w:r>
      <w:r w:rsidR="004C4BD4" w:rsidRPr="00930F5B">
        <w:rPr>
          <w:sz w:val="22"/>
          <w:szCs w:val="22"/>
        </w:rPr>
        <w:t xml:space="preserve"> In </w:t>
      </w:r>
      <w:r w:rsidR="008A4690" w:rsidRPr="00930F5B">
        <w:rPr>
          <w:sz w:val="22"/>
          <w:szCs w:val="22"/>
        </w:rPr>
        <w:t xml:space="preserve">Hungarian </w:t>
      </w:r>
      <w:r w:rsidR="004C4BD4" w:rsidRPr="00930F5B">
        <w:rPr>
          <w:sz w:val="22"/>
          <w:szCs w:val="22"/>
        </w:rPr>
        <w:t xml:space="preserve">linguistic work, </w:t>
      </w:r>
      <w:r w:rsidR="004C4BD4" w:rsidRPr="00930F5B">
        <w:rPr>
          <w:sz w:val="22"/>
          <w:szCs w:val="22"/>
          <w:u w:val="single"/>
        </w:rPr>
        <w:t>s</w:t>
      </w:r>
      <w:r w:rsidR="002C33F1" w:rsidRPr="00930F5B">
        <w:rPr>
          <w:sz w:val="22"/>
          <w:szCs w:val="22"/>
          <w:u w:val="single"/>
        </w:rPr>
        <w:t xml:space="preserve">emantic </w:t>
      </w:r>
      <w:r w:rsidR="000379AD" w:rsidRPr="00930F5B">
        <w:rPr>
          <w:sz w:val="22"/>
          <w:szCs w:val="22"/>
          <w:u w:val="single"/>
        </w:rPr>
        <w:t>exhaustivity</w:t>
      </w:r>
      <w:r w:rsidR="008111B3" w:rsidRPr="00930F5B">
        <w:rPr>
          <w:sz w:val="22"/>
          <w:szCs w:val="22"/>
          <w:u w:val="single"/>
        </w:rPr>
        <w:t xml:space="preserve"> </w:t>
      </w:r>
      <w:r w:rsidR="000379AD" w:rsidRPr="00930F5B">
        <w:rPr>
          <w:sz w:val="22"/>
          <w:szCs w:val="22"/>
          <w:u w:val="single"/>
        </w:rPr>
        <w:t xml:space="preserve">as a </w:t>
      </w:r>
      <w:r w:rsidR="009C3321" w:rsidRPr="00930F5B">
        <w:rPr>
          <w:sz w:val="22"/>
          <w:szCs w:val="22"/>
          <w:u w:val="single"/>
        </w:rPr>
        <w:t xml:space="preserve">core </w:t>
      </w:r>
      <w:r w:rsidR="000379AD" w:rsidRPr="00930F5B">
        <w:rPr>
          <w:sz w:val="22"/>
          <w:szCs w:val="22"/>
          <w:u w:val="single"/>
        </w:rPr>
        <w:t xml:space="preserve">feature of </w:t>
      </w:r>
      <w:r w:rsidR="00924143" w:rsidRPr="00930F5B">
        <w:rPr>
          <w:sz w:val="22"/>
          <w:szCs w:val="22"/>
          <w:u w:val="single"/>
        </w:rPr>
        <w:t>PVF</w:t>
      </w:r>
      <w:r w:rsidR="000379AD" w:rsidRPr="00930F5B">
        <w:rPr>
          <w:sz w:val="22"/>
          <w:szCs w:val="22"/>
          <w:u w:val="single"/>
        </w:rPr>
        <w:t xml:space="preserve"> has been </w:t>
      </w:r>
      <w:r w:rsidR="009C3321" w:rsidRPr="00930F5B">
        <w:rPr>
          <w:sz w:val="22"/>
          <w:szCs w:val="22"/>
          <w:u w:val="single"/>
        </w:rPr>
        <w:t xml:space="preserve">assumed and </w:t>
      </w:r>
      <w:r w:rsidR="0032347A" w:rsidRPr="00930F5B">
        <w:rPr>
          <w:sz w:val="22"/>
          <w:szCs w:val="22"/>
          <w:u w:val="single"/>
        </w:rPr>
        <w:t xml:space="preserve">debated </w:t>
      </w:r>
      <w:r w:rsidR="000379AD" w:rsidRPr="00930F5B">
        <w:rPr>
          <w:sz w:val="22"/>
          <w:szCs w:val="22"/>
          <w:u w:val="single"/>
        </w:rPr>
        <w:t>for</w:t>
      </w:r>
      <w:r w:rsidR="0032347A" w:rsidRPr="00930F5B">
        <w:rPr>
          <w:sz w:val="22"/>
          <w:szCs w:val="22"/>
          <w:u w:val="single"/>
        </w:rPr>
        <w:t xml:space="preserve"> over</w:t>
      </w:r>
      <w:r w:rsidR="000379AD" w:rsidRPr="00930F5B">
        <w:rPr>
          <w:sz w:val="22"/>
          <w:szCs w:val="22"/>
          <w:u w:val="single"/>
        </w:rPr>
        <w:t xml:space="preserve"> </w:t>
      </w:r>
      <w:r w:rsidR="0085603D" w:rsidRPr="00930F5B">
        <w:rPr>
          <w:sz w:val="22"/>
          <w:szCs w:val="22"/>
          <w:u w:val="single"/>
        </w:rPr>
        <w:t>40 years</w:t>
      </w:r>
      <w:r w:rsidR="000B18B7" w:rsidRPr="00930F5B">
        <w:rPr>
          <w:sz w:val="22"/>
          <w:szCs w:val="22"/>
        </w:rPr>
        <w:t>.</w:t>
      </w:r>
      <w:r w:rsidR="00895D0A" w:rsidRPr="00930F5B">
        <w:rPr>
          <w:sz w:val="22"/>
          <w:szCs w:val="22"/>
        </w:rPr>
        <w:t xml:space="preserve"> </w:t>
      </w:r>
      <w:r w:rsidR="000B18B7" w:rsidRPr="00930F5B">
        <w:rPr>
          <w:sz w:val="22"/>
          <w:szCs w:val="22"/>
        </w:rPr>
        <w:t>A</w:t>
      </w:r>
      <w:r w:rsidR="00895D0A" w:rsidRPr="00930F5B">
        <w:rPr>
          <w:sz w:val="22"/>
          <w:szCs w:val="22"/>
        </w:rPr>
        <w:t xml:space="preserve"> fundamental question</w:t>
      </w:r>
      <w:r w:rsidR="000B18B7" w:rsidRPr="00930F5B">
        <w:rPr>
          <w:sz w:val="22"/>
          <w:szCs w:val="22"/>
        </w:rPr>
        <w:t xml:space="preserve"> is:</w:t>
      </w:r>
      <w:r w:rsidR="000379AD" w:rsidRPr="00930F5B">
        <w:rPr>
          <w:sz w:val="22"/>
          <w:szCs w:val="22"/>
        </w:rPr>
        <w:t xml:space="preserve"> </w:t>
      </w:r>
      <w:r w:rsidR="00F34F09" w:rsidRPr="00930F5B">
        <w:rPr>
          <w:i/>
          <w:iCs/>
          <w:sz w:val="22"/>
          <w:szCs w:val="22"/>
        </w:rPr>
        <w:t>D</w:t>
      </w:r>
      <w:r w:rsidR="00C44193" w:rsidRPr="00930F5B">
        <w:rPr>
          <w:i/>
          <w:iCs/>
          <w:sz w:val="22"/>
          <w:szCs w:val="22"/>
        </w:rPr>
        <w:t xml:space="preserve">oes </w:t>
      </w:r>
      <w:r w:rsidR="00D92576" w:rsidRPr="00930F5B">
        <w:rPr>
          <w:i/>
          <w:iCs/>
          <w:sz w:val="22"/>
          <w:szCs w:val="22"/>
        </w:rPr>
        <w:t>the</w:t>
      </w:r>
      <w:r w:rsidR="000379AD" w:rsidRPr="00930F5B">
        <w:rPr>
          <w:i/>
          <w:iCs/>
          <w:sz w:val="22"/>
          <w:szCs w:val="22"/>
        </w:rPr>
        <w:t xml:space="preserve"> exhausti</w:t>
      </w:r>
      <w:r w:rsidR="00017600" w:rsidRPr="00930F5B">
        <w:rPr>
          <w:i/>
          <w:iCs/>
          <w:sz w:val="22"/>
          <w:szCs w:val="22"/>
        </w:rPr>
        <w:t>v</w:t>
      </w:r>
      <w:r w:rsidR="001C311D" w:rsidRPr="00930F5B">
        <w:rPr>
          <w:i/>
          <w:iCs/>
          <w:sz w:val="22"/>
          <w:szCs w:val="22"/>
        </w:rPr>
        <w:t>e</w:t>
      </w:r>
      <w:r w:rsidR="000379AD" w:rsidRPr="00930F5B">
        <w:rPr>
          <w:i/>
          <w:iCs/>
          <w:sz w:val="22"/>
          <w:szCs w:val="22"/>
        </w:rPr>
        <w:t xml:space="preserve"> </w:t>
      </w:r>
      <w:r w:rsidR="00F40987" w:rsidRPr="00930F5B">
        <w:rPr>
          <w:i/>
          <w:iCs/>
          <w:sz w:val="22"/>
          <w:szCs w:val="22"/>
        </w:rPr>
        <w:t xml:space="preserve">denotation </w:t>
      </w:r>
      <w:r w:rsidR="001D3668" w:rsidRPr="00930F5B">
        <w:rPr>
          <w:i/>
          <w:iCs/>
          <w:sz w:val="22"/>
          <w:szCs w:val="22"/>
        </w:rPr>
        <w:t xml:space="preserve">of PVF </w:t>
      </w:r>
      <w:r w:rsidR="000379AD" w:rsidRPr="00930F5B">
        <w:rPr>
          <w:i/>
          <w:iCs/>
          <w:sz w:val="22"/>
          <w:szCs w:val="22"/>
        </w:rPr>
        <w:t>arises</w:t>
      </w:r>
      <w:r w:rsidR="00C44193" w:rsidRPr="00930F5B">
        <w:rPr>
          <w:i/>
          <w:iCs/>
          <w:sz w:val="22"/>
          <w:szCs w:val="22"/>
        </w:rPr>
        <w:t xml:space="preserve"> from </w:t>
      </w:r>
      <w:r w:rsidR="000379AD" w:rsidRPr="00930F5B">
        <w:rPr>
          <w:i/>
          <w:iCs/>
          <w:sz w:val="22"/>
          <w:szCs w:val="22"/>
        </w:rPr>
        <w:t xml:space="preserve">the syntax-semantic interface, or from </w:t>
      </w:r>
      <w:r w:rsidR="00C44193" w:rsidRPr="00930F5B">
        <w:rPr>
          <w:i/>
          <w:iCs/>
          <w:sz w:val="22"/>
          <w:szCs w:val="22"/>
        </w:rPr>
        <w:t>pragmatic/contextual</w:t>
      </w:r>
      <w:r w:rsidR="000379AD" w:rsidRPr="00930F5B">
        <w:rPr>
          <w:i/>
          <w:iCs/>
          <w:sz w:val="22"/>
          <w:szCs w:val="22"/>
        </w:rPr>
        <w:t xml:space="preserve"> factors</w:t>
      </w:r>
      <w:r w:rsidR="000B18B7" w:rsidRPr="00930F5B">
        <w:rPr>
          <w:sz w:val="22"/>
          <w:szCs w:val="22"/>
        </w:rPr>
        <w:t>?</w:t>
      </w:r>
      <w:r w:rsidR="000B179C" w:rsidRPr="00930F5B">
        <w:rPr>
          <w:sz w:val="22"/>
          <w:szCs w:val="22"/>
        </w:rPr>
        <w:t xml:space="preserve"> </w:t>
      </w:r>
      <w:r w:rsidR="00FB61A7" w:rsidRPr="00930F5B">
        <w:rPr>
          <w:sz w:val="22"/>
          <w:szCs w:val="22"/>
        </w:rPr>
        <w:t>W</w:t>
      </w:r>
      <w:r w:rsidR="00553C6B" w:rsidRPr="00930F5B">
        <w:rPr>
          <w:sz w:val="22"/>
          <w:szCs w:val="22"/>
        </w:rPr>
        <w:t>ithin the generative framework</w:t>
      </w:r>
      <w:r w:rsidR="00FB61A7" w:rsidRPr="00930F5B">
        <w:rPr>
          <w:sz w:val="22"/>
          <w:szCs w:val="22"/>
        </w:rPr>
        <w:t>, several studies</w:t>
      </w:r>
      <w:r w:rsidR="00553C6B" w:rsidRPr="00930F5B">
        <w:rPr>
          <w:sz w:val="22"/>
          <w:szCs w:val="22"/>
        </w:rPr>
        <w:t xml:space="preserve"> </w:t>
      </w:r>
      <w:r w:rsidR="00FB61A7" w:rsidRPr="00930F5B">
        <w:rPr>
          <w:sz w:val="22"/>
          <w:szCs w:val="22"/>
        </w:rPr>
        <w:t xml:space="preserve">argue </w:t>
      </w:r>
      <w:r w:rsidR="007600A8" w:rsidRPr="00930F5B">
        <w:rPr>
          <w:sz w:val="22"/>
          <w:szCs w:val="22"/>
        </w:rPr>
        <w:t xml:space="preserve">that exhaustivity is inherent of </w:t>
      </w:r>
      <w:r w:rsidR="007B1711" w:rsidRPr="00930F5B">
        <w:rPr>
          <w:sz w:val="22"/>
          <w:szCs w:val="22"/>
        </w:rPr>
        <w:t xml:space="preserve">PVF </w:t>
      </w:r>
      <w:r w:rsidR="006A07C7" w:rsidRPr="00930F5B">
        <w:rPr>
          <w:sz w:val="22"/>
          <w:szCs w:val="22"/>
        </w:rPr>
        <w:t>(</w:t>
      </w:r>
      <w:r w:rsidR="00F33501" w:rsidRPr="00930F5B">
        <w:rPr>
          <w:sz w:val="22"/>
          <w:szCs w:val="22"/>
        </w:rPr>
        <w:t>Szabolcsi</w:t>
      </w:r>
      <w:r w:rsidR="002C40DC" w:rsidRPr="00930F5B">
        <w:rPr>
          <w:sz w:val="22"/>
          <w:szCs w:val="22"/>
        </w:rPr>
        <w:t>,</w:t>
      </w:r>
      <w:r w:rsidR="00023E50" w:rsidRPr="00930F5B">
        <w:rPr>
          <w:sz w:val="22"/>
          <w:szCs w:val="22"/>
        </w:rPr>
        <w:t xml:space="preserve"> 1981</w:t>
      </w:r>
      <w:r w:rsidR="002C40DC" w:rsidRPr="00930F5B">
        <w:rPr>
          <w:sz w:val="22"/>
          <w:szCs w:val="22"/>
        </w:rPr>
        <w:t>;</w:t>
      </w:r>
      <w:r w:rsidR="00023E50" w:rsidRPr="00930F5B">
        <w:rPr>
          <w:sz w:val="22"/>
          <w:szCs w:val="22"/>
        </w:rPr>
        <w:t xml:space="preserve"> </w:t>
      </w:r>
      <w:r w:rsidR="00237B46" w:rsidRPr="00930F5B">
        <w:rPr>
          <w:sz w:val="22"/>
          <w:szCs w:val="22"/>
        </w:rPr>
        <w:t>É.</w:t>
      </w:r>
      <w:r w:rsidR="002C40DC" w:rsidRPr="00930F5B">
        <w:rPr>
          <w:sz w:val="22"/>
          <w:szCs w:val="22"/>
        </w:rPr>
        <w:t xml:space="preserve"> </w:t>
      </w:r>
      <w:r w:rsidR="00237B46" w:rsidRPr="00930F5B">
        <w:rPr>
          <w:sz w:val="22"/>
          <w:szCs w:val="22"/>
        </w:rPr>
        <w:t>Kiss, 1998</w:t>
      </w:r>
      <w:r w:rsidR="002C40DC" w:rsidRPr="00930F5B">
        <w:rPr>
          <w:sz w:val="22"/>
          <w:szCs w:val="22"/>
        </w:rPr>
        <w:t>;</w:t>
      </w:r>
      <w:r w:rsidR="00237B46" w:rsidRPr="00930F5B">
        <w:rPr>
          <w:sz w:val="22"/>
          <w:szCs w:val="22"/>
        </w:rPr>
        <w:t xml:space="preserve"> Kenesei</w:t>
      </w:r>
      <w:r w:rsidR="009A53AE" w:rsidRPr="00930F5B">
        <w:rPr>
          <w:sz w:val="22"/>
          <w:szCs w:val="22"/>
        </w:rPr>
        <w:t xml:space="preserve">, </w:t>
      </w:r>
      <w:r w:rsidR="004B1DBE" w:rsidRPr="00930F5B">
        <w:rPr>
          <w:sz w:val="22"/>
          <w:szCs w:val="22"/>
        </w:rPr>
        <w:t>2006</w:t>
      </w:r>
      <w:r w:rsidR="006A07C7" w:rsidRPr="00930F5B">
        <w:rPr>
          <w:sz w:val="22"/>
          <w:szCs w:val="22"/>
        </w:rPr>
        <w:t xml:space="preserve">), </w:t>
      </w:r>
      <w:r w:rsidR="00794D3F" w:rsidRPr="00930F5B">
        <w:rPr>
          <w:sz w:val="22"/>
          <w:szCs w:val="22"/>
        </w:rPr>
        <w:t xml:space="preserve">while </w:t>
      </w:r>
      <w:r w:rsidR="006A07C7" w:rsidRPr="00930F5B">
        <w:rPr>
          <w:sz w:val="22"/>
          <w:szCs w:val="22"/>
        </w:rPr>
        <w:t>other</w:t>
      </w:r>
      <w:r w:rsidR="004D4785" w:rsidRPr="00930F5B">
        <w:rPr>
          <w:sz w:val="22"/>
          <w:szCs w:val="22"/>
        </w:rPr>
        <w:t>s</w:t>
      </w:r>
      <w:r w:rsidR="00AD3CAB" w:rsidRPr="00930F5B">
        <w:rPr>
          <w:sz w:val="22"/>
          <w:szCs w:val="22"/>
        </w:rPr>
        <w:t xml:space="preserve"> </w:t>
      </w:r>
      <w:r w:rsidR="004D4785" w:rsidRPr="00930F5B">
        <w:rPr>
          <w:sz w:val="22"/>
          <w:szCs w:val="22"/>
        </w:rPr>
        <w:t>advocate that</w:t>
      </w:r>
      <w:r w:rsidR="00FD681D" w:rsidRPr="00930F5B">
        <w:rPr>
          <w:sz w:val="22"/>
          <w:szCs w:val="22"/>
        </w:rPr>
        <w:t xml:space="preserve"> </w:t>
      </w:r>
      <w:r w:rsidR="00017600" w:rsidRPr="00930F5B">
        <w:rPr>
          <w:sz w:val="22"/>
          <w:szCs w:val="22"/>
        </w:rPr>
        <w:t xml:space="preserve">exhaustive interpretation </w:t>
      </w:r>
      <w:r w:rsidR="00FE151E" w:rsidRPr="00930F5B">
        <w:rPr>
          <w:sz w:val="22"/>
          <w:szCs w:val="22"/>
        </w:rPr>
        <w:t>emerged from</w:t>
      </w:r>
      <w:r w:rsidR="00C9041E" w:rsidRPr="00930F5B">
        <w:rPr>
          <w:sz w:val="22"/>
          <w:szCs w:val="22"/>
        </w:rPr>
        <w:t xml:space="preserve"> </w:t>
      </w:r>
      <w:r w:rsidR="00017600" w:rsidRPr="00930F5B">
        <w:rPr>
          <w:sz w:val="22"/>
          <w:szCs w:val="22"/>
        </w:rPr>
        <w:t>discourse</w:t>
      </w:r>
      <w:r w:rsidR="00ED1103" w:rsidRPr="00930F5B">
        <w:rPr>
          <w:sz w:val="22"/>
          <w:szCs w:val="22"/>
        </w:rPr>
        <w:t>-</w:t>
      </w:r>
      <w:r w:rsidR="00017600" w:rsidRPr="00930F5B">
        <w:rPr>
          <w:sz w:val="22"/>
          <w:szCs w:val="22"/>
        </w:rPr>
        <w:t>pragmatic</w:t>
      </w:r>
      <w:r w:rsidR="00FE151E" w:rsidRPr="00930F5B">
        <w:rPr>
          <w:sz w:val="22"/>
          <w:szCs w:val="22"/>
        </w:rPr>
        <w:t>s</w:t>
      </w:r>
      <w:r w:rsidR="00FC5B8A" w:rsidRPr="00930F5B">
        <w:rPr>
          <w:sz w:val="22"/>
          <w:szCs w:val="22"/>
        </w:rPr>
        <w:t xml:space="preserve">, or </w:t>
      </w:r>
      <w:r w:rsidR="00FE151E" w:rsidRPr="00930F5B">
        <w:rPr>
          <w:sz w:val="22"/>
          <w:szCs w:val="22"/>
        </w:rPr>
        <w:t>conversational</w:t>
      </w:r>
      <w:r w:rsidR="00FF544E" w:rsidRPr="00930F5B">
        <w:rPr>
          <w:sz w:val="22"/>
          <w:szCs w:val="22"/>
        </w:rPr>
        <w:t xml:space="preserve"> implicature</w:t>
      </w:r>
      <w:r w:rsidR="006A07C7" w:rsidRPr="00930F5B">
        <w:rPr>
          <w:sz w:val="22"/>
          <w:szCs w:val="22"/>
        </w:rPr>
        <w:t xml:space="preserve"> (</w:t>
      </w:r>
      <w:r w:rsidR="00802B45" w:rsidRPr="00930F5B">
        <w:rPr>
          <w:sz w:val="22"/>
          <w:szCs w:val="22"/>
        </w:rPr>
        <w:t>Wedgwood</w:t>
      </w:r>
      <w:r w:rsidR="0091580C" w:rsidRPr="00930F5B">
        <w:rPr>
          <w:sz w:val="22"/>
          <w:szCs w:val="22"/>
        </w:rPr>
        <w:t xml:space="preserve"> et al.</w:t>
      </w:r>
      <w:r w:rsidR="00802B45" w:rsidRPr="00930F5B">
        <w:rPr>
          <w:sz w:val="22"/>
          <w:szCs w:val="22"/>
        </w:rPr>
        <w:t>, 2006</w:t>
      </w:r>
      <w:r w:rsidR="007C493D" w:rsidRPr="00930F5B">
        <w:rPr>
          <w:sz w:val="22"/>
          <w:szCs w:val="22"/>
        </w:rPr>
        <w:t>; Balogh</w:t>
      </w:r>
      <w:r w:rsidR="00FC5B8A" w:rsidRPr="00930F5B">
        <w:rPr>
          <w:sz w:val="22"/>
          <w:szCs w:val="22"/>
        </w:rPr>
        <w:t>,</w:t>
      </w:r>
      <w:r w:rsidR="007C493D" w:rsidRPr="00930F5B">
        <w:rPr>
          <w:sz w:val="22"/>
          <w:szCs w:val="22"/>
        </w:rPr>
        <w:t xml:space="preserve"> 2013</w:t>
      </w:r>
      <w:r w:rsidR="00FF544E" w:rsidRPr="00930F5B">
        <w:rPr>
          <w:sz w:val="22"/>
          <w:szCs w:val="22"/>
        </w:rPr>
        <w:t>, Káldi et al.</w:t>
      </w:r>
      <w:r w:rsidR="00FC5B8A" w:rsidRPr="00930F5B">
        <w:rPr>
          <w:sz w:val="22"/>
          <w:szCs w:val="22"/>
        </w:rPr>
        <w:t>,</w:t>
      </w:r>
      <w:r w:rsidR="00FF544E" w:rsidRPr="00930F5B">
        <w:rPr>
          <w:sz w:val="22"/>
          <w:szCs w:val="22"/>
        </w:rPr>
        <w:t xml:space="preserve"> 2016</w:t>
      </w:r>
      <w:r w:rsidR="00802B45" w:rsidRPr="00930F5B">
        <w:rPr>
          <w:sz w:val="22"/>
          <w:szCs w:val="22"/>
        </w:rPr>
        <w:t>)</w:t>
      </w:r>
      <w:r w:rsidR="0021762C" w:rsidRPr="00930F5B">
        <w:rPr>
          <w:sz w:val="22"/>
          <w:szCs w:val="22"/>
        </w:rPr>
        <w:t>.</w:t>
      </w:r>
      <w:r w:rsidR="0094636A" w:rsidRPr="00930F5B">
        <w:rPr>
          <w:sz w:val="22"/>
          <w:szCs w:val="22"/>
        </w:rPr>
        <w:t xml:space="preserve"> </w:t>
      </w:r>
    </w:p>
    <w:p w14:paraId="303F41A5" w14:textId="3A5E5AD4" w:rsidR="000D27B2" w:rsidRPr="00930F5B" w:rsidRDefault="00B773D0" w:rsidP="00FE43C2">
      <w:pPr>
        <w:spacing w:after="0"/>
        <w:ind w:firstLine="708"/>
        <w:rPr>
          <w:sz w:val="22"/>
          <w:szCs w:val="22"/>
        </w:rPr>
      </w:pPr>
      <w:r w:rsidRPr="00930F5B">
        <w:rPr>
          <w:sz w:val="22"/>
          <w:szCs w:val="22"/>
        </w:rPr>
        <w:t xml:space="preserve">To </w:t>
      </w:r>
      <w:r w:rsidR="009C1BF4" w:rsidRPr="00930F5B">
        <w:rPr>
          <w:sz w:val="22"/>
          <w:szCs w:val="22"/>
        </w:rPr>
        <w:t>address</w:t>
      </w:r>
      <w:r w:rsidRPr="00930F5B">
        <w:rPr>
          <w:sz w:val="22"/>
          <w:szCs w:val="22"/>
        </w:rPr>
        <w:t xml:space="preserve"> th</w:t>
      </w:r>
      <w:r w:rsidR="009C1BF4" w:rsidRPr="00930F5B">
        <w:rPr>
          <w:sz w:val="22"/>
          <w:szCs w:val="22"/>
        </w:rPr>
        <w:t>is</w:t>
      </w:r>
      <w:r w:rsidRPr="00930F5B">
        <w:rPr>
          <w:sz w:val="22"/>
          <w:szCs w:val="22"/>
        </w:rPr>
        <w:t xml:space="preserve"> theoretical debate, </w:t>
      </w:r>
      <w:r w:rsidR="009C1BF4" w:rsidRPr="00930F5B">
        <w:rPr>
          <w:sz w:val="22"/>
          <w:szCs w:val="22"/>
        </w:rPr>
        <w:t xml:space="preserve">and </w:t>
      </w:r>
      <w:r w:rsidR="00006181" w:rsidRPr="00930F5B">
        <w:rPr>
          <w:sz w:val="22"/>
          <w:szCs w:val="22"/>
        </w:rPr>
        <w:t>in light with recent experimental studies (Onea &amp; Beaver, 2009; Gerőcs et al., 2014; Káldi, 2021), we designed a visual-world eye</w:t>
      </w:r>
      <w:r w:rsidR="00850303" w:rsidRPr="00930F5B">
        <w:rPr>
          <w:sz w:val="22"/>
          <w:szCs w:val="22"/>
        </w:rPr>
        <w:t>-</w:t>
      </w:r>
      <w:r w:rsidR="00006181" w:rsidRPr="00930F5B">
        <w:rPr>
          <w:sz w:val="22"/>
          <w:szCs w:val="22"/>
        </w:rPr>
        <w:t xml:space="preserve">tracking experiment </w:t>
      </w:r>
      <w:r w:rsidR="003A42ED" w:rsidRPr="00930F5B">
        <w:rPr>
          <w:sz w:val="22"/>
          <w:szCs w:val="22"/>
        </w:rPr>
        <w:t>(</w:t>
      </w:r>
      <w:r w:rsidR="003A42ED" w:rsidRPr="00930F5B">
        <w:rPr>
          <w:i/>
          <w:iCs/>
          <w:sz w:val="22"/>
          <w:szCs w:val="22"/>
        </w:rPr>
        <w:t>n</w:t>
      </w:r>
      <w:r w:rsidR="003A42ED" w:rsidRPr="00930F5B">
        <w:rPr>
          <w:sz w:val="22"/>
          <w:szCs w:val="22"/>
        </w:rPr>
        <w:t xml:space="preserve"> = </w:t>
      </w:r>
      <w:r w:rsidR="00794D3F" w:rsidRPr="00930F5B">
        <w:rPr>
          <w:sz w:val="22"/>
          <w:szCs w:val="22"/>
        </w:rPr>
        <w:t>55</w:t>
      </w:r>
      <w:r w:rsidR="00C92F2F" w:rsidRPr="00930F5B">
        <w:rPr>
          <w:sz w:val="22"/>
          <w:szCs w:val="22"/>
        </w:rPr>
        <w:t>; M</w:t>
      </w:r>
      <w:r w:rsidR="009B24E5" w:rsidRPr="00930F5B">
        <w:rPr>
          <w:sz w:val="22"/>
          <w:szCs w:val="22"/>
        </w:rPr>
        <w:t>eanA</w:t>
      </w:r>
      <w:r w:rsidR="00C92F2F" w:rsidRPr="00930F5B">
        <w:rPr>
          <w:sz w:val="22"/>
          <w:szCs w:val="22"/>
        </w:rPr>
        <w:t>ge = 3</w:t>
      </w:r>
      <w:r w:rsidR="00794D3F" w:rsidRPr="00930F5B">
        <w:rPr>
          <w:sz w:val="22"/>
          <w:szCs w:val="22"/>
        </w:rPr>
        <w:t>5</w:t>
      </w:r>
      <w:r w:rsidR="00C92F2F" w:rsidRPr="00930F5B">
        <w:rPr>
          <w:sz w:val="22"/>
          <w:szCs w:val="22"/>
        </w:rPr>
        <w:t xml:space="preserve">, female = </w:t>
      </w:r>
      <w:r w:rsidR="00794D3F" w:rsidRPr="00930F5B">
        <w:rPr>
          <w:sz w:val="22"/>
          <w:szCs w:val="22"/>
        </w:rPr>
        <w:t>32</w:t>
      </w:r>
      <w:r w:rsidR="003A42ED" w:rsidRPr="00930F5B">
        <w:rPr>
          <w:sz w:val="22"/>
          <w:szCs w:val="22"/>
        </w:rPr>
        <w:t>)</w:t>
      </w:r>
      <w:r w:rsidR="008C56AD" w:rsidRPr="00930F5B">
        <w:rPr>
          <w:sz w:val="22"/>
          <w:szCs w:val="22"/>
        </w:rPr>
        <w:t xml:space="preserve"> </w:t>
      </w:r>
      <w:r w:rsidR="00C56AAE" w:rsidRPr="00930F5B">
        <w:rPr>
          <w:sz w:val="22"/>
          <w:szCs w:val="22"/>
        </w:rPr>
        <w:t>to</w:t>
      </w:r>
      <w:r w:rsidR="00006181" w:rsidRPr="00930F5B">
        <w:rPr>
          <w:sz w:val="22"/>
          <w:szCs w:val="22"/>
        </w:rPr>
        <w:t xml:space="preserve"> differen</w:t>
      </w:r>
      <w:r w:rsidR="00C56AAE" w:rsidRPr="00930F5B">
        <w:rPr>
          <w:sz w:val="22"/>
          <w:szCs w:val="22"/>
        </w:rPr>
        <w:t>tiate</w:t>
      </w:r>
      <w:r w:rsidR="00006181" w:rsidRPr="00930F5B">
        <w:rPr>
          <w:sz w:val="22"/>
          <w:szCs w:val="22"/>
        </w:rPr>
        <w:t xml:space="preserve"> interpretation</w:t>
      </w:r>
      <w:r w:rsidR="00C56AAE" w:rsidRPr="00930F5B">
        <w:rPr>
          <w:sz w:val="22"/>
          <w:szCs w:val="22"/>
        </w:rPr>
        <w:t>s</w:t>
      </w:r>
      <w:r w:rsidR="00F02F4C" w:rsidRPr="00930F5B">
        <w:rPr>
          <w:sz w:val="22"/>
          <w:szCs w:val="22"/>
        </w:rPr>
        <w:t xml:space="preserve"> </w:t>
      </w:r>
      <w:r w:rsidR="00C56AAE" w:rsidRPr="00930F5B">
        <w:rPr>
          <w:sz w:val="22"/>
          <w:szCs w:val="22"/>
        </w:rPr>
        <w:t>associated with</w:t>
      </w:r>
      <w:r w:rsidR="00006181" w:rsidRPr="00930F5B">
        <w:rPr>
          <w:sz w:val="22"/>
          <w:szCs w:val="22"/>
        </w:rPr>
        <w:t xml:space="preserve"> the PVF structure.</w:t>
      </w:r>
      <w:r w:rsidR="004F61DC" w:rsidRPr="00930F5B">
        <w:rPr>
          <w:sz w:val="22"/>
          <w:szCs w:val="22"/>
        </w:rPr>
        <w:t xml:space="preserve"> Specifically, </w:t>
      </w:r>
      <w:r w:rsidR="00EB266A" w:rsidRPr="00930F5B">
        <w:rPr>
          <w:sz w:val="22"/>
          <w:szCs w:val="22"/>
        </w:rPr>
        <w:t>w</w:t>
      </w:r>
      <w:r w:rsidR="008A3FBA" w:rsidRPr="00930F5B">
        <w:rPr>
          <w:sz w:val="22"/>
          <w:szCs w:val="22"/>
        </w:rPr>
        <w:t>e were curious about Hungarian speakers</w:t>
      </w:r>
      <w:r w:rsidR="004F61DC" w:rsidRPr="00930F5B">
        <w:rPr>
          <w:sz w:val="22"/>
          <w:szCs w:val="22"/>
        </w:rPr>
        <w:t xml:space="preserve">’ dominant interpretation of the unmodified, simple PVF sentence </w:t>
      </w:r>
      <w:r w:rsidR="000B18B7" w:rsidRPr="00930F5B">
        <w:rPr>
          <w:sz w:val="22"/>
          <w:szCs w:val="22"/>
        </w:rPr>
        <w:t>(</w:t>
      </w:r>
      <w:r w:rsidR="004F61DC" w:rsidRPr="00930F5B">
        <w:rPr>
          <w:sz w:val="22"/>
          <w:szCs w:val="22"/>
        </w:rPr>
        <w:t>1b</w:t>
      </w:r>
      <w:r w:rsidR="000B18B7" w:rsidRPr="00930F5B">
        <w:rPr>
          <w:sz w:val="22"/>
          <w:szCs w:val="22"/>
        </w:rPr>
        <w:t>)</w:t>
      </w:r>
      <w:r w:rsidR="004F61DC" w:rsidRPr="00930F5B">
        <w:rPr>
          <w:sz w:val="22"/>
          <w:szCs w:val="22"/>
        </w:rPr>
        <w:t xml:space="preserve">, in </w:t>
      </w:r>
      <w:r w:rsidR="008136B2" w:rsidRPr="00930F5B">
        <w:rPr>
          <w:sz w:val="22"/>
          <w:szCs w:val="22"/>
        </w:rPr>
        <w:t>comparison</w:t>
      </w:r>
      <w:r w:rsidR="004F61DC" w:rsidRPr="00930F5B">
        <w:rPr>
          <w:sz w:val="22"/>
          <w:szCs w:val="22"/>
        </w:rPr>
        <w:t xml:space="preserve"> with the </w:t>
      </w:r>
      <w:r w:rsidR="004F61DC" w:rsidRPr="00930F5B">
        <w:rPr>
          <w:i/>
          <w:iCs/>
          <w:sz w:val="22"/>
          <w:szCs w:val="22"/>
        </w:rPr>
        <w:t>only</w:t>
      </w:r>
      <w:r w:rsidR="004F61DC" w:rsidRPr="00930F5B">
        <w:rPr>
          <w:sz w:val="22"/>
          <w:szCs w:val="22"/>
        </w:rPr>
        <w:t>-</w:t>
      </w:r>
      <w:r w:rsidR="008136B2" w:rsidRPr="00930F5B">
        <w:rPr>
          <w:sz w:val="22"/>
          <w:szCs w:val="22"/>
        </w:rPr>
        <w:t xml:space="preserve">exhaustive </w:t>
      </w:r>
      <w:r w:rsidR="004F61DC" w:rsidRPr="00930F5B">
        <w:rPr>
          <w:sz w:val="22"/>
          <w:szCs w:val="22"/>
        </w:rPr>
        <w:t>(1</w:t>
      </w:r>
      <w:r w:rsidR="000457E1" w:rsidRPr="00930F5B">
        <w:rPr>
          <w:sz w:val="22"/>
          <w:szCs w:val="22"/>
        </w:rPr>
        <w:t>c</w:t>
      </w:r>
      <w:r w:rsidR="004F61DC" w:rsidRPr="00930F5B">
        <w:rPr>
          <w:sz w:val="22"/>
          <w:szCs w:val="22"/>
        </w:rPr>
        <w:t>) and the contrastive</w:t>
      </w:r>
      <w:r w:rsidR="008136B2" w:rsidRPr="00930F5B">
        <w:rPr>
          <w:sz w:val="22"/>
          <w:szCs w:val="22"/>
        </w:rPr>
        <w:t xml:space="preserve"> condition</w:t>
      </w:r>
      <w:r w:rsidR="00794D3F" w:rsidRPr="00930F5B">
        <w:rPr>
          <w:sz w:val="22"/>
          <w:szCs w:val="22"/>
        </w:rPr>
        <w:t>s</w:t>
      </w:r>
      <w:r w:rsidR="004F61DC" w:rsidRPr="00930F5B">
        <w:rPr>
          <w:sz w:val="22"/>
          <w:szCs w:val="22"/>
        </w:rPr>
        <w:t xml:space="preserve"> (1d)</w:t>
      </w:r>
      <w:r w:rsidR="008A3FBA" w:rsidRPr="00930F5B">
        <w:rPr>
          <w:sz w:val="22"/>
          <w:szCs w:val="22"/>
        </w:rPr>
        <w:t>.</w:t>
      </w:r>
      <w:r w:rsidR="008C56AD" w:rsidRPr="00930F5B">
        <w:rPr>
          <w:sz w:val="22"/>
          <w:szCs w:val="22"/>
        </w:rPr>
        <w:t xml:space="preserve"> </w:t>
      </w:r>
      <w:r w:rsidR="00FE43C2" w:rsidRPr="00930F5B">
        <w:rPr>
          <w:sz w:val="22"/>
          <w:szCs w:val="22"/>
        </w:rPr>
        <w:t>W</w:t>
      </w:r>
      <w:r w:rsidR="008C56AD" w:rsidRPr="00930F5B">
        <w:rPr>
          <w:sz w:val="22"/>
          <w:szCs w:val="22"/>
        </w:rPr>
        <w:t>e used a Sentence–Picture Verification (SPV) task</w:t>
      </w:r>
      <w:r w:rsidR="00FE43C2" w:rsidRPr="00930F5B">
        <w:rPr>
          <w:sz w:val="22"/>
          <w:szCs w:val="22"/>
        </w:rPr>
        <w:t xml:space="preserve"> (Fig. 1)</w:t>
      </w:r>
      <w:r w:rsidR="008C56AD" w:rsidRPr="00930F5B">
        <w:rPr>
          <w:sz w:val="22"/>
          <w:szCs w:val="22"/>
        </w:rPr>
        <w:t xml:space="preserve">, in which participants read </w:t>
      </w:r>
      <w:r w:rsidR="004C6544" w:rsidRPr="00930F5B">
        <w:rPr>
          <w:sz w:val="22"/>
          <w:szCs w:val="22"/>
        </w:rPr>
        <w:t xml:space="preserve">a </w:t>
      </w:r>
      <w:r w:rsidR="008C56AD" w:rsidRPr="00930F5B">
        <w:rPr>
          <w:sz w:val="22"/>
          <w:szCs w:val="22"/>
        </w:rPr>
        <w:t xml:space="preserve">sentence </w:t>
      </w:r>
      <w:r w:rsidR="004C6544" w:rsidRPr="00930F5B">
        <w:rPr>
          <w:sz w:val="22"/>
          <w:szCs w:val="22"/>
        </w:rPr>
        <w:t>in a</w:t>
      </w:r>
      <w:r w:rsidR="008C56AD" w:rsidRPr="00930F5B">
        <w:rPr>
          <w:sz w:val="22"/>
          <w:szCs w:val="22"/>
        </w:rPr>
        <w:t xml:space="preserve"> </w:t>
      </w:r>
      <w:r w:rsidR="004C6544" w:rsidRPr="00930F5B">
        <w:rPr>
          <w:sz w:val="22"/>
          <w:szCs w:val="22"/>
        </w:rPr>
        <w:t>s</w:t>
      </w:r>
      <w:r w:rsidR="008C56AD" w:rsidRPr="00930F5B">
        <w:rPr>
          <w:sz w:val="22"/>
          <w:szCs w:val="22"/>
        </w:rPr>
        <w:t>elf-</w:t>
      </w:r>
      <w:r w:rsidR="004C6544" w:rsidRPr="00930F5B">
        <w:rPr>
          <w:sz w:val="22"/>
          <w:szCs w:val="22"/>
        </w:rPr>
        <w:t>p</w:t>
      </w:r>
      <w:r w:rsidR="008C56AD" w:rsidRPr="00930F5B">
        <w:rPr>
          <w:sz w:val="22"/>
          <w:szCs w:val="22"/>
        </w:rPr>
        <w:t xml:space="preserve">aced </w:t>
      </w:r>
      <w:r w:rsidR="004C6544" w:rsidRPr="00930F5B">
        <w:rPr>
          <w:sz w:val="22"/>
          <w:szCs w:val="22"/>
        </w:rPr>
        <w:t>r</w:t>
      </w:r>
      <w:r w:rsidR="008C56AD" w:rsidRPr="00930F5B">
        <w:rPr>
          <w:sz w:val="22"/>
          <w:szCs w:val="22"/>
        </w:rPr>
        <w:t>eading (SPR)</w:t>
      </w:r>
      <w:r w:rsidR="004C6544" w:rsidRPr="00930F5B">
        <w:rPr>
          <w:sz w:val="22"/>
          <w:szCs w:val="22"/>
        </w:rPr>
        <w:t xml:space="preserve"> manner and were ask</w:t>
      </w:r>
      <w:r w:rsidR="006A41E7" w:rsidRPr="00930F5B">
        <w:rPr>
          <w:sz w:val="22"/>
          <w:szCs w:val="22"/>
        </w:rPr>
        <w:t>ed</w:t>
      </w:r>
      <w:r w:rsidR="004C6544" w:rsidRPr="00930F5B">
        <w:rPr>
          <w:sz w:val="22"/>
          <w:szCs w:val="22"/>
        </w:rPr>
        <w:t xml:space="preserve"> to</w:t>
      </w:r>
      <w:r w:rsidR="008C56AD" w:rsidRPr="00930F5B">
        <w:rPr>
          <w:sz w:val="22"/>
          <w:szCs w:val="22"/>
        </w:rPr>
        <w:t xml:space="preserve"> </w:t>
      </w:r>
      <w:r w:rsidR="004C6544" w:rsidRPr="00930F5B">
        <w:rPr>
          <w:sz w:val="22"/>
          <w:szCs w:val="22"/>
        </w:rPr>
        <w:t xml:space="preserve">indicate </w:t>
      </w:r>
      <w:r w:rsidR="0009649E" w:rsidRPr="00930F5B">
        <w:rPr>
          <w:sz w:val="22"/>
          <w:szCs w:val="22"/>
        </w:rPr>
        <w:t>one</w:t>
      </w:r>
      <w:r w:rsidR="004C6544" w:rsidRPr="00930F5B">
        <w:rPr>
          <w:sz w:val="22"/>
          <w:szCs w:val="22"/>
        </w:rPr>
        <w:t xml:space="preserve"> correct meaning-representation between two</w:t>
      </w:r>
      <w:r w:rsidR="008C56AD" w:rsidRPr="00930F5B">
        <w:rPr>
          <w:sz w:val="22"/>
          <w:szCs w:val="22"/>
        </w:rPr>
        <w:t xml:space="preserve"> visual stimuli. Materials constituted </w:t>
      </w:r>
      <w:r w:rsidR="00794D3F" w:rsidRPr="00930F5B">
        <w:rPr>
          <w:sz w:val="22"/>
          <w:szCs w:val="22"/>
        </w:rPr>
        <w:t xml:space="preserve">of </w:t>
      </w:r>
      <w:r w:rsidR="008C56AD" w:rsidRPr="00930F5B">
        <w:rPr>
          <w:sz w:val="22"/>
          <w:szCs w:val="22"/>
        </w:rPr>
        <w:t>54 sentences</w:t>
      </w:r>
      <w:r w:rsidR="00CF2CBF" w:rsidRPr="00930F5B">
        <w:rPr>
          <w:sz w:val="22"/>
          <w:szCs w:val="22"/>
        </w:rPr>
        <w:t xml:space="preserve"> (18 items × 3 conditions), and 54</w:t>
      </w:r>
      <w:r w:rsidR="008C56AD" w:rsidRPr="00930F5B">
        <w:rPr>
          <w:sz w:val="22"/>
          <w:szCs w:val="22"/>
        </w:rPr>
        <w:t xml:space="preserve"> pairs of images with relevant single</w:t>
      </w:r>
      <w:r w:rsidR="00F17A84" w:rsidRPr="00930F5B">
        <w:rPr>
          <w:sz w:val="22"/>
          <w:szCs w:val="22"/>
        </w:rPr>
        <w:t xml:space="preserve"> and </w:t>
      </w:r>
      <w:r w:rsidR="008C56AD" w:rsidRPr="00930F5B">
        <w:rPr>
          <w:sz w:val="22"/>
          <w:szCs w:val="22"/>
        </w:rPr>
        <w:t>multiple objects</w:t>
      </w:r>
      <w:r w:rsidR="00CF2CBF" w:rsidRPr="00930F5B">
        <w:rPr>
          <w:sz w:val="22"/>
          <w:szCs w:val="22"/>
        </w:rPr>
        <w:t xml:space="preserve"> (</w:t>
      </w:r>
      <w:r w:rsidR="008C56AD" w:rsidRPr="00930F5B">
        <w:rPr>
          <w:sz w:val="22"/>
          <w:szCs w:val="22"/>
        </w:rPr>
        <w:t xml:space="preserve">Fig. </w:t>
      </w:r>
      <w:r w:rsidR="006A41E7" w:rsidRPr="00930F5B">
        <w:rPr>
          <w:sz w:val="22"/>
          <w:szCs w:val="22"/>
        </w:rPr>
        <w:t>2</w:t>
      </w:r>
      <w:r w:rsidR="00CF2CBF" w:rsidRPr="00930F5B">
        <w:rPr>
          <w:sz w:val="22"/>
          <w:szCs w:val="22"/>
        </w:rPr>
        <w:t>)</w:t>
      </w:r>
      <w:r w:rsidR="00C90478" w:rsidRPr="00930F5B">
        <w:rPr>
          <w:sz w:val="22"/>
          <w:szCs w:val="22"/>
        </w:rPr>
        <w:t>, and 54 filler trial</w:t>
      </w:r>
      <w:r w:rsidR="00851476" w:rsidRPr="00930F5B">
        <w:rPr>
          <w:sz w:val="22"/>
          <w:szCs w:val="22"/>
        </w:rPr>
        <w:t>s</w:t>
      </w:r>
      <w:r w:rsidR="008C56AD" w:rsidRPr="00930F5B">
        <w:rPr>
          <w:sz w:val="22"/>
          <w:szCs w:val="22"/>
        </w:rPr>
        <w:t>.</w:t>
      </w:r>
      <w:r w:rsidR="00FE43C2" w:rsidRPr="00930F5B">
        <w:rPr>
          <w:sz w:val="22"/>
          <w:szCs w:val="22"/>
        </w:rPr>
        <w:t xml:space="preserve"> </w:t>
      </w:r>
      <w:r w:rsidR="000D27B2" w:rsidRPr="00930F5B">
        <w:rPr>
          <w:sz w:val="22"/>
          <w:szCs w:val="22"/>
        </w:rPr>
        <w:t>Using PCIbex</w:t>
      </w:r>
      <w:r w:rsidR="00186201" w:rsidRPr="00930F5B">
        <w:rPr>
          <w:sz w:val="22"/>
          <w:szCs w:val="22"/>
        </w:rPr>
        <w:t xml:space="preserve"> (Schwarz &amp; Zehr</w:t>
      </w:r>
      <w:r w:rsidR="00EF40AB" w:rsidRPr="00930F5B">
        <w:rPr>
          <w:sz w:val="22"/>
          <w:szCs w:val="22"/>
        </w:rPr>
        <w:t>, 2021</w:t>
      </w:r>
      <w:r w:rsidR="00186201" w:rsidRPr="00930F5B">
        <w:rPr>
          <w:sz w:val="22"/>
          <w:szCs w:val="22"/>
        </w:rPr>
        <w:t>)</w:t>
      </w:r>
      <w:r w:rsidR="004E5396" w:rsidRPr="00930F5B">
        <w:rPr>
          <w:sz w:val="22"/>
          <w:szCs w:val="22"/>
        </w:rPr>
        <w:t xml:space="preserve">, we collected </w:t>
      </w:r>
      <w:commentRangeStart w:id="6"/>
      <w:commentRangeStart w:id="7"/>
      <w:r w:rsidR="0036074C" w:rsidRPr="00930F5B">
        <w:rPr>
          <w:sz w:val="22"/>
          <w:szCs w:val="22"/>
        </w:rPr>
        <w:t>reading times</w:t>
      </w:r>
      <w:r w:rsidR="00A44339" w:rsidRPr="00930F5B">
        <w:rPr>
          <w:sz w:val="22"/>
          <w:szCs w:val="22"/>
        </w:rPr>
        <w:t xml:space="preserve"> (RT)</w:t>
      </w:r>
      <w:r w:rsidR="0036074C" w:rsidRPr="00930F5B">
        <w:rPr>
          <w:sz w:val="22"/>
          <w:szCs w:val="22"/>
        </w:rPr>
        <w:t xml:space="preserve"> </w:t>
      </w:r>
      <w:commentRangeEnd w:id="6"/>
      <w:r w:rsidR="00640B65" w:rsidRPr="00930F5B">
        <w:rPr>
          <w:rStyle w:val="CommentReference"/>
          <w:sz w:val="22"/>
          <w:szCs w:val="22"/>
        </w:rPr>
        <w:commentReference w:id="6"/>
      </w:r>
      <w:commentRangeEnd w:id="7"/>
      <w:r w:rsidR="004304DB" w:rsidRPr="00930F5B">
        <w:rPr>
          <w:rStyle w:val="CommentReference"/>
          <w:sz w:val="22"/>
          <w:szCs w:val="22"/>
        </w:rPr>
        <w:commentReference w:id="7"/>
      </w:r>
      <w:r w:rsidR="0036074C" w:rsidRPr="00930F5B">
        <w:rPr>
          <w:sz w:val="22"/>
          <w:szCs w:val="22"/>
        </w:rPr>
        <w:t xml:space="preserve">during </w:t>
      </w:r>
      <w:r w:rsidR="003D3EC9" w:rsidRPr="00930F5B">
        <w:rPr>
          <w:sz w:val="22"/>
          <w:szCs w:val="22"/>
        </w:rPr>
        <w:t>SPR</w:t>
      </w:r>
      <w:r w:rsidR="00662C51" w:rsidRPr="00930F5B">
        <w:rPr>
          <w:sz w:val="22"/>
          <w:szCs w:val="22"/>
        </w:rPr>
        <w:t>,</w:t>
      </w:r>
      <w:r w:rsidR="004B798D" w:rsidRPr="00930F5B">
        <w:rPr>
          <w:sz w:val="22"/>
          <w:szCs w:val="22"/>
        </w:rPr>
        <w:t xml:space="preserve"> and</w:t>
      </w:r>
      <w:r w:rsidR="00662C51" w:rsidRPr="00930F5B">
        <w:rPr>
          <w:sz w:val="22"/>
          <w:szCs w:val="22"/>
        </w:rPr>
        <w:t xml:space="preserve"> eye-tracking</w:t>
      </w:r>
      <w:r w:rsidR="00994D76" w:rsidRPr="00930F5B">
        <w:rPr>
          <w:sz w:val="22"/>
          <w:szCs w:val="22"/>
        </w:rPr>
        <w:t xml:space="preserve"> data</w:t>
      </w:r>
      <w:r w:rsidR="003D3EC9" w:rsidRPr="00930F5B">
        <w:rPr>
          <w:sz w:val="22"/>
          <w:szCs w:val="22"/>
        </w:rPr>
        <w:t xml:space="preserve"> (</w:t>
      </w:r>
      <w:commentRangeStart w:id="8"/>
      <w:commentRangeStart w:id="9"/>
      <w:r w:rsidR="00E617BB" w:rsidRPr="00930F5B">
        <w:rPr>
          <w:sz w:val="22"/>
          <w:szCs w:val="22"/>
        </w:rPr>
        <w:t>dwell time</w:t>
      </w:r>
      <w:commentRangeEnd w:id="8"/>
      <w:r w:rsidR="002E43F6" w:rsidRPr="00930F5B">
        <w:rPr>
          <w:rStyle w:val="CommentReference"/>
          <w:sz w:val="22"/>
          <w:szCs w:val="22"/>
        </w:rPr>
        <w:commentReference w:id="8"/>
      </w:r>
      <w:commentRangeEnd w:id="9"/>
      <w:r w:rsidR="00B45F7D" w:rsidRPr="00930F5B">
        <w:rPr>
          <w:rStyle w:val="CommentReference"/>
          <w:sz w:val="22"/>
          <w:szCs w:val="22"/>
        </w:rPr>
        <w:commentReference w:id="9"/>
      </w:r>
      <w:r w:rsidR="003D3EC9" w:rsidRPr="00930F5B">
        <w:rPr>
          <w:sz w:val="22"/>
          <w:szCs w:val="22"/>
        </w:rPr>
        <w:t>)</w:t>
      </w:r>
      <w:r w:rsidR="00662C51" w:rsidRPr="00930F5B">
        <w:rPr>
          <w:sz w:val="22"/>
          <w:szCs w:val="22"/>
        </w:rPr>
        <w:t xml:space="preserve"> during the </w:t>
      </w:r>
      <w:r w:rsidR="00732FD5" w:rsidRPr="00930F5B">
        <w:rPr>
          <w:sz w:val="22"/>
          <w:szCs w:val="22"/>
        </w:rPr>
        <w:t>SPV</w:t>
      </w:r>
      <w:r w:rsidR="0090126C" w:rsidRPr="00930F5B">
        <w:rPr>
          <w:sz w:val="22"/>
          <w:szCs w:val="22"/>
        </w:rPr>
        <w:t xml:space="preserve"> choice</w:t>
      </w:r>
      <w:r w:rsidR="009810FB" w:rsidRPr="00930F5B">
        <w:rPr>
          <w:sz w:val="22"/>
          <w:szCs w:val="22"/>
        </w:rPr>
        <w:t xml:space="preserve">, recording the </w:t>
      </w:r>
      <w:r w:rsidR="00B45F7D" w:rsidRPr="00930F5B">
        <w:rPr>
          <w:sz w:val="22"/>
          <w:szCs w:val="22"/>
        </w:rPr>
        <w:t xml:space="preserve">time </w:t>
      </w:r>
      <w:r w:rsidR="009810FB" w:rsidRPr="00930F5B">
        <w:rPr>
          <w:sz w:val="22"/>
          <w:szCs w:val="22"/>
        </w:rPr>
        <w:t xml:space="preserve">spent looking at </w:t>
      </w:r>
      <w:r w:rsidR="00794D3F" w:rsidRPr="00930F5B">
        <w:rPr>
          <w:sz w:val="22"/>
          <w:szCs w:val="22"/>
        </w:rPr>
        <w:t xml:space="preserve">the </w:t>
      </w:r>
      <w:r w:rsidR="004B798D" w:rsidRPr="00930F5B">
        <w:rPr>
          <w:sz w:val="22"/>
          <w:szCs w:val="22"/>
        </w:rPr>
        <w:t>target image</w:t>
      </w:r>
      <w:r w:rsidR="00794D3F" w:rsidRPr="00930F5B">
        <w:rPr>
          <w:sz w:val="22"/>
          <w:szCs w:val="22"/>
        </w:rPr>
        <w:t>s</w:t>
      </w:r>
      <w:r w:rsidR="008D67C4" w:rsidRPr="00930F5B">
        <w:rPr>
          <w:sz w:val="22"/>
          <w:szCs w:val="22"/>
        </w:rPr>
        <w:t>.</w:t>
      </w:r>
      <w:r w:rsidR="00143A47" w:rsidRPr="00930F5B">
        <w:rPr>
          <w:sz w:val="22"/>
          <w:szCs w:val="22"/>
        </w:rPr>
        <w:t xml:space="preserve"> </w:t>
      </w:r>
      <w:r w:rsidR="00A0249A" w:rsidRPr="00930F5B">
        <w:rPr>
          <w:sz w:val="22"/>
          <w:szCs w:val="22"/>
        </w:rPr>
        <w:t>It is assumed</w:t>
      </w:r>
      <w:r w:rsidR="00143A47" w:rsidRPr="00930F5B">
        <w:rPr>
          <w:sz w:val="22"/>
          <w:szCs w:val="22"/>
        </w:rPr>
        <w:t xml:space="preserve"> that less straightforward</w:t>
      </w:r>
      <w:r w:rsidR="00A0249A" w:rsidRPr="00930F5B">
        <w:rPr>
          <w:sz w:val="22"/>
          <w:szCs w:val="22"/>
        </w:rPr>
        <w:t>/uncommon</w:t>
      </w:r>
      <w:r w:rsidR="00143A47" w:rsidRPr="00930F5B">
        <w:rPr>
          <w:sz w:val="22"/>
          <w:szCs w:val="22"/>
        </w:rPr>
        <w:t xml:space="preserve"> choices would elicit longer </w:t>
      </w:r>
      <w:r w:rsidR="00A0249A" w:rsidRPr="00930F5B">
        <w:rPr>
          <w:sz w:val="22"/>
          <w:szCs w:val="22"/>
        </w:rPr>
        <w:t xml:space="preserve">dwell time </w:t>
      </w:r>
      <w:r w:rsidR="00143A47" w:rsidRPr="00930F5B">
        <w:rPr>
          <w:sz w:val="22"/>
          <w:szCs w:val="22"/>
        </w:rPr>
        <w:t>(and more frequent) looks</w:t>
      </w:r>
      <w:r w:rsidR="00B45F7D" w:rsidRPr="00930F5B">
        <w:rPr>
          <w:sz w:val="22"/>
          <w:szCs w:val="22"/>
        </w:rPr>
        <w:t>, reflecting higher cognitive load</w:t>
      </w:r>
      <w:r w:rsidR="00E43A9E" w:rsidRPr="00930F5B">
        <w:rPr>
          <w:sz w:val="22"/>
          <w:szCs w:val="22"/>
        </w:rPr>
        <w:t xml:space="preserve"> (Gidl</w:t>
      </w:r>
      <w:r w:rsidR="00E43A9E" w:rsidRPr="001E096E">
        <w:rPr>
          <w:sz w:val="22"/>
          <w:szCs w:val="22"/>
        </w:rPr>
        <w:t>öf et al. 2013</w:t>
      </w:r>
      <w:r w:rsidR="00E43A9E" w:rsidRPr="00930F5B">
        <w:rPr>
          <w:sz w:val="22"/>
          <w:szCs w:val="22"/>
        </w:rPr>
        <w:t>)</w:t>
      </w:r>
      <w:commentRangeStart w:id="10"/>
      <w:commentRangeStart w:id="11"/>
      <w:r w:rsidR="00B45F7D" w:rsidRPr="00930F5B">
        <w:rPr>
          <w:sz w:val="22"/>
          <w:szCs w:val="22"/>
        </w:rPr>
        <w:t>.</w:t>
      </w:r>
      <w:commentRangeEnd w:id="10"/>
      <w:r w:rsidR="00A0249A" w:rsidRPr="00930F5B">
        <w:rPr>
          <w:rStyle w:val="CommentReference"/>
          <w:sz w:val="22"/>
          <w:szCs w:val="22"/>
        </w:rPr>
        <w:commentReference w:id="10"/>
      </w:r>
      <w:commentRangeEnd w:id="11"/>
      <w:r w:rsidR="00972D17" w:rsidRPr="00930F5B">
        <w:rPr>
          <w:rStyle w:val="CommentReference"/>
          <w:sz w:val="22"/>
          <w:szCs w:val="22"/>
        </w:rPr>
        <w:commentReference w:id="11"/>
      </w:r>
    </w:p>
    <w:p w14:paraId="4D9D8438" w14:textId="611CFFB8" w:rsidR="00930F5B" w:rsidRDefault="002D75BD" w:rsidP="000E0637">
      <w:pPr>
        <w:spacing w:after="0"/>
        <w:rPr>
          <w:ins w:id="12" w:author="Gábor P." w:date="2026-03-08T14:35:00Z" w16du:dateUtc="2026-03-08T06:35:00Z"/>
          <w:sz w:val="22"/>
          <w:szCs w:val="22"/>
        </w:rPr>
      </w:pPr>
      <w:r w:rsidRPr="00930F5B">
        <w:rPr>
          <w:sz w:val="22"/>
          <w:szCs w:val="22"/>
        </w:rPr>
        <w:tab/>
      </w:r>
      <w:r w:rsidR="00EE69DD" w:rsidRPr="00930F5B">
        <w:rPr>
          <w:sz w:val="22"/>
          <w:szCs w:val="22"/>
        </w:rPr>
        <w:t>The behav</w:t>
      </w:r>
      <w:r w:rsidR="00187130" w:rsidRPr="00930F5B">
        <w:rPr>
          <w:sz w:val="22"/>
          <w:szCs w:val="22"/>
        </w:rPr>
        <w:t>ioural results showed that participants</w:t>
      </w:r>
      <w:r w:rsidR="005A251D" w:rsidRPr="00930F5B">
        <w:rPr>
          <w:sz w:val="22"/>
          <w:szCs w:val="22"/>
        </w:rPr>
        <w:t xml:space="preserve"> overwhelmingly</w:t>
      </w:r>
      <w:r w:rsidR="00187130" w:rsidRPr="00930F5B">
        <w:rPr>
          <w:sz w:val="22"/>
          <w:szCs w:val="22"/>
        </w:rPr>
        <w:t xml:space="preserve"> </w:t>
      </w:r>
      <w:r w:rsidR="00FC7EA2" w:rsidRPr="00930F5B">
        <w:rPr>
          <w:sz w:val="22"/>
          <w:szCs w:val="22"/>
        </w:rPr>
        <w:t xml:space="preserve">interpreted </w:t>
      </w:r>
      <w:r w:rsidR="00C27A23" w:rsidRPr="00930F5B">
        <w:rPr>
          <w:sz w:val="22"/>
          <w:szCs w:val="22"/>
        </w:rPr>
        <w:t xml:space="preserve">the </w:t>
      </w:r>
      <w:r w:rsidR="00187130" w:rsidRPr="00930F5B">
        <w:rPr>
          <w:sz w:val="22"/>
          <w:szCs w:val="22"/>
        </w:rPr>
        <w:t>unmodified</w:t>
      </w:r>
      <w:r w:rsidR="00C27A23" w:rsidRPr="00930F5B">
        <w:rPr>
          <w:sz w:val="22"/>
          <w:szCs w:val="22"/>
        </w:rPr>
        <w:t xml:space="preserve"> </w:t>
      </w:r>
      <w:r w:rsidR="007B1711" w:rsidRPr="00930F5B">
        <w:rPr>
          <w:sz w:val="22"/>
          <w:szCs w:val="22"/>
        </w:rPr>
        <w:t xml:space="preserve">PVF </w:t>
      </w:r>
      <w:r w:rsidR="00187130" w:rsidRPr="00930F5B">
        <w:rPr>
          <w:sz w:val="22"/>
          <w:szCs w:val="22"/>
        </w:rPr>
        <w:t xml:space="preserve">sentences </w:t>
      </w:r>
      <w:r w:rsidR="00C258FF" w:rsidRPr="00930F5B">
        <w:rPr>
          <w:sz w:val="22"/>
          <w:szCs w:val="22"/>
        </w:rPr>
        <w:t>like</w:t>
      </w:r>
      <w:r w:rsidR="00F34F09" w:rsidRPr="00930F5B">
        <w:rPr>
          <w:sz w:val="22"/>
          <w:szCs w:val="22"/>
        </w:rPr>
        <w:t xml:space="preserve"> exhaustive</w:t>
      </w:r>
      <w:r w:rsidR="00C258FF" w:rsidRPr="00930F5B">
        <w:rPr>
          <w:sz w:val="22"/>
          <w:szCs w:val="22"/>
        </w:rPr>
        <w:t xml:space="preserve"> </w:t>
      </w:r>
      <w:r w:rsidR="00370785" w:rsidRPr="00930F5B">
        <w:rPr>
          <w:i/>
          <w:iCs/>
          <w:sz w:val="22"/>
          <w:szCs w:val="22"/>
        </w:rPr>
        <w:t>only-</w:t>
      </w:r>
      <w:r w:rsidR="00C258FF" w:rsidRPr="00930F5B">
        <w:rPr>
          <w:sz w:val="22"/>
          <w:szCs w:val="22"/>
        </w:rPr>
        <w:t>sentences</w:t>
      </w:r>
      <w:r w:rsidR="00FC7EA2" w:rsidRPr="00930F5B">
        <w:rPr>
          <w:sz w:val="22"/>
          <w:szCs w:val="22"/>
        </w:rPr>
        <w:t>,</w:t>
      </w:r>
      <w:r w:rsidR="00DF1E9C" w:rsidRPr="00930F5B">
        <w:rPr>
          <w:sz w:val="22"/>
          <w:szCs w:val="22"/>
        </w:rPr>
        <w:t xml:space="preserve"> choosing type A images</w:t>
      </w:r>
      <w:r w:rsidR="00370785" w:rsidRPr="00930F5B">
        <w:rPr>
          <w:sz w:val="22"/>
          <w:szCs w:val="22"/>
        </w:rPr>
        <w:t xml:space="preserve">, </w:t>
      </w:r>
      <w:r w:rsidR="00DF4FFA" w:rsidRPr="00930F5B">
        <w:rPr>
          <w:sz w:val="22"/>
          <w:szCs w:val="22"/>
        </w:rPr>
        <w:t>but in the contrastive</w:t>
      </w:r>
      <w:r w:rsidR="00A74C92" w:rsidRPr="00930F5B">
        <w:rPr>
          <w:sz w:val="22"/>
          <w:szCs w:val="22"/>
        </w:rPr>
        <w:t xml:space="preserve"> </w:t>
      </w:r>
      <w:r w:rsidR="00A7197C" w:rsidRPr="00930F5B">
        <w:rPr>
          <w:sz w:val="22"/>
          <w:szCs w:val="22"/>
        </w:rPr>
        <w:t xml:space="preserve">condition </w:t>
      </w:r>
      <w:r w:rsidR="00A74C92" w:rsidRPr="00930F5B">
        <w:rPr>
          <w:sz w:val="22"/>
          <w:szCs w:val="22"/>
        </w:rPr>
        <w:t>(</w:t>
      </w:r>
      <w:r w:rsidR="00A74C92" w:rsidRPr="00930F5B">
        <w:rPr>
          <w:i/>
          <w:iCs/>
          <w:sz w:val="22"/>
          <w:szCs w:val="22"/>
        </w:rPr>
        <w:t>among other</w:t>
      </w:r>
      <w:r w:rsidR="00A74C92" w:rsidRPr="00930F5B">
        <w:rPr>
          <w:sz w:val="22"/>
          <w:szCs w:val="22"/>
        </w:rPr>
        <w:t xml:space="preserve">-sentences) </w:t>
      </w:r>
      <w:r w:rsidR="00A7197C" w:rsidRPr="00930F5B">
        <w:rPr>
          <w:sz w:val="22"/>
          <w:szCs w:val="22"/>
        </w:rPr>
        <w:t>they</w:t>
      </w:r>
      <w:r w:rsidR="00DF1E9C" w:rsidRPr="00930F5B">
        <w:rPr>
          <w:sz w:val="22"/>
          <w:szCs w:val="22"/>
        </w:rPr>
        <w:t xml:space="preserve"> preferred </w:t>
      </w:r>
      <w:r w:rsidR="00DA1960" w:rsidRPr="00930F5B">
        <w:rPr>
          <w:sz w:val="22"/>
          <w:szCs w:val="22"/>
        </w:rPr>
        <w:t xml:space="preserve">the multi-object type B images, </w:t>
      </w:r>
      <w:r w:rsidR="00C34A85" w:rsidRPr="00930F5B">
        <w:rPr>
          <w:sz w:val="22"/>
          <w:szCs w:val="22"/>
        </w:rPr>
        <w:t>i.e., a</w:t>
      </w:r>
      <w:r w:rsidR="00A45F44" w:rsidRPr="00930F5B">
        <w:rPr>
          <w:sz w:val="22"/>
          <w:szCs w:val="22"/>
        </w:rPr>
        <w:t xml:space="preserve"> non-exhaustive reading</w:t>
      </w:r>
      <w:r w:rsidR="00C34A85" w:rsidRPr="00930F5B">
        <w:rPr>
          <w:sz w:val="22"/>
          <w:szCs w:val="22"/>
        </w:rPr>
        <w:t xml:space="preserve"> </w:t>
      </w:r>
      <w:r w:rsidR="009476EC" w:rsidRPr="00930F5B">
        <w:rPr>
          <w:sz w:val="22"/>
          <w:szCs w:val="22"/>
        </w:rPr>
        <w:t>(</w:t>
      </w:r>
      <w:r w:rsidR="00A82708" w:rsidRPr="00930F5B">
        <w:rPr>
          <w:sz w:val="22"/>
          <w:szCs w:val="22"/>
        </w:rPr>
        <w:t>T</w:t>
      </w:r>
      <w:r w:rsidR="00F07A70" w:rsidRPr="00930F5B">
        <w:rPr>
          <w:sz w:val="22"/>
          <w:szCs w:val="22"/>
        </w:rPr>
        <w:t>a</w:t>
      </w:r>
      <w:r w:rsidR="00A82708" w:rsidRPr="00930F5B">
        <w:rPr>
          <w:sz w:val="22"/>
          <w:szCs w:val="22"/>
        </w:rPr>
        <w:t>ble 1</w:t>
      </w:r>
      <w:r w:rsidR="009476EC" w:rsidRPr="00930F5B">
        <w:rPr>
          <w:sz w:val="22"/>
          <w:szCs w:val="22"/>
        </w:rPr>
        <w:t>)</w:t>
      </w:r>
      <w:r w:rsidR="00A82708" w:rsidRPr="00930F5B">
        <w:rPr>
          <w:sz w:val="22"/>
          <w:szCs w:val="22"/>
        </w:rPr>
        <w:t>.</w:t>
      </w:r>
      <w:r w:rsidR="00FE43C2" w:rsidRPr="00930F5B">
        <w:rPr>
          <w:sz w:val="22"/>
          <w:szCs w:val="22"/>
        </w:rPr>
        <w:t xml:space="preserve"> </w:t>
      </w:r>
      <w:ins w:id="13" w:author="Gábor P." w:date="2026-03-08T13:50:00Z" w16du:dateUtc="2026-03-08T05:50:00Z">
        <w:r w:rsidR="000842A0" w:rsidRPr="00930F5B">
          <w:rPr>
            <w:sz w:val="22"/>
            <w:szCs w:val="22"/>
          </w:rPr>
          <w:t>Reading times on the sentence level were significantly different across conditions (</w:t>
        </w:r>
        <w:r w:rsidR="000842A0" w:rsidRPr="00930F5B">
          <w:rPr>
            <w:i/>
            <w:iCs/>
            <w:sz w:val="22"/>
            <w:szCs w:val="22"/>
          </w:rPr>
          <w:t>p</w:t>
        </w:r>
        <w:r w:rsidR="000842A0" w:rsidRPr="00930F5B">
          <w:rPr>
            <w:sz w:val="22"/>
            <w:szCs w:val="22"/>
          </w:rPr>
          <w:t>&lt;.0001), exhaustive sentences were read faster than unmodified (</w:t>
        </w:r>
        <w:r w:rsidR="000842A0" w:rsidRPr="00930F5B">
          <w:rPr>
            <w:i/>
            <w:iCs/>
            <w:sz w:val="22"/>
            <w:szCs w:val="22"/>
          </w:rPr>
          <w:t>p</w:t>
        </w:r>
        <w:r w:rsidR="000842A0" w:rsidRPr="00930F5B">
          <w:rPr>
            <w:sz w:val="22"/>
            <w:szCs w:val="22"/>
          </w:rPr>
          <w:t>&lt;.0001) and contrastive sentences (</w:t>
        </w:r>
        <w:r w:rsidR="000842A0" w:rsidRPr="00930F5B">
          <w:rPr>
            <w:i/>
            <w:iCs/>
            <w:sz w:val="22"/>
            <w:szCs w:val="22"/>
          </w:rPr>
          <w:t>p</w:t>
        </w:r>
        <w:r w:rsidR="000842A0" w:rsidRPr="00930F5B">
          <w:rPr>
            <w:sz w:val="22"/>
            <w:szCs w:val="22"/>
          </w:rPr>
          <w:t>&lt;.05).</w:t>
        </w:r>
      </w:ins>
      <w:ins w:id="14" w:author="Gábor P." w:date="2026-03-08T13:51:00Z" w16du:dateUtc="2026-03-08T05:51:00Z">
        <w:r w:rsidR="00DB27DB" w:rsidRPr="00930F5B">
          <w:rPr>
            <w:sz w:val="22"/>
            <w:szCs w:val="22"/>
          </w:rPr>
          <w:t xml:space="preserve"> Pairwise </w:t>
        </w:r>
      </w:ins>
      <w:ins w:id="15" w:author="Gábor P." w:date="2026-03-08T13:52:00Z" w16du:dateUtc="2026-03-08T05:52:00Z">
        <w:r w:rsidR="00DB27DB" w:rsidRPr="00930F5B">
          <w:rPr>
            <w:sz w:val="22"/>
            <w:szCs w:val="22"/>
          </w:rPr>
          <w:t xml:space="preserve">comparisons showed </w:t>
        </w:r>
      </w:ins>
      <w:ins w:id="16" w:author="Gábor P." w:date="2026-03-08T13:53:00Z" w16du:dateUtc="2026-03-08T05:53:00Z">
        <w:r w:rsidR="00DB27DB" w:rsidRPr="00930F5B">
          <w:rPr>
            <w:sz w:val="22"/>
            <w:szCs w:val="22"/>
          </w:rPr>
          <w:t xml:space="preserve">that the RTs </w:t>
        </w:r>
      </w:ins>
      <w:ins w:id="17" w:author="Gábor P." w:date="2026-03-08T13:54:00Z" w16du:dateUtc="2026-03-08T05:54:00Z">
        <w:r w:rsidR="00DB27DB" w:rsidRPr="00930F5B">
          <w:rPr>
            <w:sz w:val="22"/>
            <w:szCs w:val="22"/>
          </w:rPr>
          <w:t xml:space="preserve">of </w:t>
        </w:r>
        <w:r w:rsidR="00DB27DB" w:rsidRPr="00930F5B">
          <w:rPr>
            <w:i/>
            <w:iCs/>
            <w:sz w:val="22"/>
            <w:szCs w:val="22"/>
            <w:rPrChange w:id="18" w:author="Gábor P." w:date="2026-03-08T14:29:00Z" w16du:dateUtc="2026-03-08T06:29:00Z">
              <w:rPr>
                <w:sz w:val="22"/>
                <w:szCs w:val="22"/>
              </w:rPr>
            </w:rPrChange>
          </w:rPr>
          <w:t>only</w:t>
        </w:r>
        <w:r w:rsidR="00DB27DB" w:rsidRPr="00930F5B">
          <w:rPr>
            <w:sz w:val="22"/>
            <w:szCs w:val="22"/>
          </w:rPr>
          <w:t xml:space="preserve">-sentences </w:t>
        </w:r>
      </w:ins>
      <w:ins w:id="19" w:author="Gábor P." w:date="2026-03-08T13:53:00Z" w16du:dateUtc="2026-03-08T05:53:00Z">
        <w:r w:rsidR="00DB27DB" w:rsidRPr="00930F5B">
          <w:rPr>
            <w:sz w:val="22"/>
            <w:szCs w:val="22"/>
          </w:rPr>
          <w:t>were especially fast</w:t>
        </w:r>
      </w:ins>
      <w:ins w:id="20" w:author="Gábor P." w:date="2026-03-08T13:54:00Z" w16du:dateUtc="2026-03-08T05:54:00Z">
        <w:r w:rsidR="00DB27DB" w:rsidRPr="00930F5B">
          <w:rPr>
            <w:sz w:val="22"/>
            <w:szCs w:val="22"/>
          </w:rPr>
          <w:t xml:space="preserve"> when compared to unmodified sentences when people chose image A (</w:t>
        </w:r>
        <w:r w:rsidR="00DB27DB" w:rsidRPr="00930F5B">
          <w:rPr>
            <w:i/>
            <w:iCs/>
            <w:sz w:val="22"/>
            <w:szCs w:val="22"/>
            <w:rPrChange w:id="21" w:author="Gábor P." w:date="2026-03-08T14:29:00Z" w16du:dateUtc="2026-03-08T06:29:00Z">
              <w:rPr>
                <w:sz w:val="22"/>
                <w:szCs w:val="22"/>
              </w:rPr>
            </w:rPrChange>
          </w:rPr>
          <w:t>p</w:t>
        </w:r>
        <w:r w:rsidR="00DB27DB" w:rsidRPr="00930F5B">
          <w:rPr>
            <w:sz w:val="22"/>
            <w:szCs w:val="22"/>
          </w:rPr>
          <w:t>=</w:t>
        </w:r>
        <w:r w:rsidR="00DB27DB" w:rsidRPr="00930F5B">
          <w:rPr>
            <w:sz w:val="22"/>
            <w:szCs w:val="22"/>
            <w:rPrChange w:id="22" w:author="Gábor P." w:date="2026-03-08T14:29:00Z" w16du:dateUtc="2026-03-08T06:29:00Z">
              <w:rPr>
                <w:rFonts w:ascii="Courier New" w:hAnsi="Courier New" w:cs="Courier New"/>
                <w:color w:val="EE0000"/>
                <w:highlight w:val="yellow"/>
              </w:rPr>
            </w:rPrChange>
          </w:rPr>
          <w:t>.0004</w:t>
        </w:r>
        <w:r w:rsidR="00DB27DB" w:rsidRPr="00930F5B">
          <w:rPr>
            <w:sz w:val="22"/>
            <w:szCs w:val="22"/>
            <w:rPrChange w:id="23" w:author="Gábor P." w:date="2026-03-08T14:29:00Z" w16du:dateUtc="2026-03-08T06:29:00Z">
              <w:rPr>
                <w:rFonts w:ascii="Courier New" w:hAnsi="Courier New" w:cs="Courier New"/>
                <w:color w:val="EE0000"/>
              </w:rPr>
            </w:rPrChange>
          </w:rPr>
          <w:t>)</w:t>
        </w:r>
        <w:r w:rsidR="00DB27DB" w:rsidRPr="00930F5B">
          <w:rPr>
            <w:sz w:val="22"/>
            <w:szCs w:val="22"/>
          </w:rPr>
          <w:t>.</w:t>
        </w:r>
      </w:ins>
      <w:ins w:id="24" w:author="Gábor P." w:date="2026-03-08T13:53:00Z" w16du:dateUtc="2026-03-08T05:53:00Z">
        <w:r w:rsidR="00DB27DB" w:rsidRPr="00930F5B">
          <w:rPr>
            <w:sz w:val="22"/>
            <w:szCs w:val="22"/>
          </w:rPr>
          <w:t xml:space="preserve"> </w:t>
        </w:r>
      </w:ins>
      <w:ins w:id="25" w:author="Gábor P." w:date="2026-03-08T14:02:00Z" w16du:dateUtc="2026-03-08T06:02:00Z">
        <w:r w:rsidR="006E131B" w:rsidRPr="00930F5B">
          <w:rPr>
            <w:sz w:val="22"/>
            <w:szCs w:val="22"/>
          </w:rPr>
          <w:t xml:space="preserve">RTs of regions of interest at the end of the sentence differed </w:t>
        </w:r>
      </w:ins>
      <w:ins w:id="26" w:author="Gábor P." w:date="2026-03-08T14:03:00Z" w16du:dateUtc="2026-03-08T06:03:00Z">
        <w:r w:rsidR="006E131B" w:rsidRPr="00930F5B">
          <w:rPr>
            <w:sz w:val="22"/>
            <w:szCs w:val="22"/>
          </w:rPr>
          <w:t xml:space="preserve">as well, </w:t>
        </w:r>
      </w:ins>
      <w:ins w:id="27" w:author="Gábor P." w:date="2026-03-08T14:05:00Z" w16du:dateUtc="2026-03-08T06:05:00Z">
        <w:r w:rsidR="006E131B" w:rsidRPr="00930F5B">
          <w:rPr>
            <w:sz w:val="22"/>
            <w:szCs w:val="22"/>
          </w:rPr>
          <w:t xml:space="preserve">exhaustive </w:t>
        </w:r>
      </w:ins>
      <w:ins w:id="28" w:author="Gábor P." w:date="2026-03-08T14:25:00Z" w16du:dateUtc="2026-03-08T06:25:00Z">
        <w:r w:rsidR="00930F5B" w:rsidRPr="00930F5B">
          <w:rPr>
            <w:sz w:val="22"/>
            <w:szCs w:val="22"/>
          </w:rPr>
          <w:t>r5 (</w:t>
        </w:r>
      </w:ins>
      <w:ins w:id="29" w:author="Gábor P." w:date="2026-03-08T14:06:00Z" w16du:dateUtc="2026-03-08T06:06:00Z">
        <w:r w:rsidR="006E131B" w:rsidRPr="000E0637">
          <w:rPr>
            <w:i/>
            <w:iCs/>
            <w:sz w:val="22"/>
            <w:szCs w:val="22"/>
            <w:rPrChange w:id="30" w:author="Gábor P." w:date="2026-03-08T14:33:00Z" w16du:dateUtc="2026-03-08T06:33:00Z">
              <w:rPr>
                <w:sz w:val="22"/>
                <w:szCs w:val="22"/>
              </w:rPr>
            </w:rPrChange>
          </w:rPr>
          <w:t>only</w:t>
        </w:r>
        <w:r w:rsidR="006E131B" w:rsidRPr="00930F5B">
          <w:rPr>
            <w:sz w:val="22"/>
            <w:szCs w:val="22"/>
          </w:rPr>
          <w:t xml:space="preserve">) </w:t>
        </w:r>
      </w:ins>
      <w:ins w:id="31" w:author="Gábor P." w:date="2026-03-08T14:08:00Z" w16du:dateUtc="2026-03-08T06:08:00Z">
        <w:r w:rsidR="006E131B" w:rsidRPr="00930F5B">
          <w:rPr>
            <w:sz w:val="22"/>
            <w:szCs w:val="22"/>
          </w:rPr>
          <w:t>were quicker than unmodified r5 (</w:t>
        </w:r>
        <w:r w:rsidR="006E131B" w:rsidRPr="00930F5B">
          <w:rPr>
            <w:i/>
            <w:iCs/>
            <w:sz w:val="22"/>
            <w:szCs w:val="22"/>
          </w:rPr>
          <w:t>p</w:t>
        </w:r>
        <w:r w:rsidR="006E131B" w:rsidRPr="00930F5B">
          <w:rPr>
            <w:sz w:val="22"/>
            <w:szCs w:val="22"/>
          </w:rPr>
          <w:t xml:space="preserve">=.0003), </w:t>
        </w:r>
      </w:ins>
      <w:ins w:id="32" w:author="Gábor P." w:date="2026-03-08T14:11:00Z" w16du:dateUtc="2026-03-08T06:11:00Z">
        <w:r w:rsidR="006E131B" w:rsidRPr="00930F5B">
          <w:rPr>
            <w:sz w:val="22"/>
            <w:szCs w:val="22"/>
          </w:rPr>
          <w:t xml:space="preserve">just like the </w:t>
        </w:r>
      </w:ins>
      <w:ins w:id="33" w:author="Gábor P." w:date="2026-03-08T14:09:00Z" w16du:dateUtc="2026-03-08T06:09:00Z">
        <w:r w:rsidR="006E131B" w:rsidRPr="00930F5B">
          <w:rPr>
            <w:sz w:val="22"/>
            <w:szCs w:val="22"/>
          </w:rPr>
          <w:t>object in r6</w:t>
        </w:r>
      </w:ins>
      <w:ins w:id="34" w:author="Gábor P." w:date="2026-03-08T14:11:00Z" w16du:dateUtc="2026-03-08T06:11:00Z">
        <w:r w:rsidR="006E131B" w:rsidRPr="00930F5B">
          <w:rPr>
            <w:sz w:val="22"/>
            <w:szCs w:val="22"/>
          </w:rPr>
          <w:t xml:space="preserve"> (</w:t>
        </w:r>
        <w:r w:rsidR="006E131B" w:rsidRPr="00930F5B">
          <w:rPr>
            <w:i/>
            <w:iCs/>
            <w:sz w:val="22"/>
            <w:szCs w:val="22"/>
          </w:rPr>
          <w:t>p</w:t>
        </w:r>
        <w:r w:rsidR="006E131B" w:rsidRPr="00930F5B">
          <w:rPr>
            <w:sz w:val="22"/>
            <w:szCs w:val="22"/>
          </w:rPr>
          <w:t xml:space="preserve">=.0184), and the </w:t>
        </w:r>
      </w:ins>
      <w:ins w:id="35" w:author="Gábor P." w:date="2026-03-08T14:12:00Z" w16du:dateUtc="2026-03-08T06:12:00Z">
        <w:r w:rsidR="003738D3" w:rsidRPr="00930F5B">
          <w:rPr>
            <w:sz w:val="22"/>
            <w:szCs w:val="22"/>
          </w:rPr>
          <w:t>sentence</w:t>
        </w:r>
      </w:ins>
      <w:ins w:id="36" w:author="Gábor P." w:date="2026-03-08T14:13:00Z" w16du:dateUtc="2026-03-08T06:13:00Z">
        <w:r w:rsidR="003738D3" w:rsidRPr="00930F5B">
          <w:rPr>
            <w:sz w:val="22"/>
            <w:szCs w:val="22"/>
          </w:rPr>
          <w:t>-final verb in r7 (</w:t>
        </w:r>
        <w:r w:rsidR="003738D3" w:rsidRPr="00930F5B">
          <w:rPr>
            <w:i/>
            <w:iCs/>
            <w:sz w:val="22"/>
            <w:szCs w:val="22"/>
          </w:rPr>
          <w:t>p</w:t>
        </w:r>
        <w:r w:rsidR="003738D3" w:rsidRPr="00930F5B">
          <w:rPr>
            <w:sz w:val="22"/>
            <w:szCs w:val="22"/>
          </w:rPr>
          <w:t xml:space="preserve">&lt;.0001). </w:t>
        </w:r>
      </w:ins>
      <w:ins w:id="37" w:author="Gábor P." w:date="2026-03-08T14:14:00Z" w16du:dateUtc="2026-03-08T06:14:00Z">
        <w:r w:rsidR="003738D3" w:rsidRPr="00930F5B">
          <w:rPr>
            <w:sz w:val="22"/>
            <w:szCs w:val="22"/>
            <w:rPrChange w:id="38" w:author="Gábor P." w:date="2026-03-08T14:29:00Z" w16du:dateUtc="2026-03-08T06:29:00Z">
              <w:rPr>
                <w:sz w:val="22"/>
                <w:szCs w:val="22"/>
                <w:lang w:val="en-HK"/>
              </w:rPr>
            </w:rPrChange>
          </w:rPr>
          <w:t>S</w:t>
        </w:r>
      </w:ins>
      <w:ins w:id="39" w:author="Gábor P." w:date="2026-03-08T14:12:00Z">
        <w:r w:rsidR="003738D3" w:rsidRPr="00930F5B">
          <w:rPr>
            <w:sz w:val="22"/>
            <w:szCs w:val="22"/>
            <w:rPrChange w:id="40" w:author="Gábor P." w:date="2026-03-08T14:29:00Z" w16du:dateUtc="2026-03-08T06:29:00Z">
              <w:rPr>
                <w:sz w:val="22"/>
                <w:szCs w:val="22"/>
                <w:lang w:val="hu-HU"/>
              </w:rPr>
            </w:rPrChange>
          </w:rPr>
          <w:t xml:space="preserve">entences were read faster in the final region only when readers tried to select </w:t>
        </w:r>
      </w:ins>
      <w:ins w:id="41" w:author="Gábor P." w:date="2026-03-08T14:15:00Z" w16du:dateUtc="2026-03-08T06:15:00Z">
        <w:r w:rsidR="003738D3" w:rsidRPr="00930F5B">
          <w:rPr>
            <w:sz w:val="22"/>
            <w:szCs w:val="22"/>
          </w:rPr>
          <w:t xml:space="preserve">image </w:t>
        </w:r>
      </w:ins>
      <w:ins w:id="42" w:author="Gábor P." w:date="2026-03-08T14:12:00Z">
        <w:r w:rsidR="003738D3" w:rsidRPr="00930F5B">
          <w:rPr>
            <w:sz w:val="22"/>
            <w:szCs w:val="22"/>
            <w:rPrChange w:id="43" w:author="Gábor P." w:date="2026-03-08T14:29:00Z" w16du:dateUtc="2026-03-08T06:29:00Z">
              <w:rPr>
                <w:sz w:val="22"/>
                <w:szCs w:val="22"/>
                <w:lang w:val="hu-HU"/>
              </w:rPr>
            </w:rPrChange>
          </w:rPr>
          <w:t>A during the exhaustive condition</w:t>
        </w:r>
      </w:ins>
      <w:ins w:id="44" w:author="Gábor P." w:date="2026-03-08T14:15:00Z" w16du:dateUtc="2026-03-08T06:15:00Z">
        <w:r w:rsidR="003738D3" w:rsidRPr="00930F5B">
          <w:rPr>
            <w:sz w:val="22"/>
            <w:szCs w:val="22"/>
          </w:rPr>
          <w:t xml:space="preserve">, reflecting </w:t>
        </w:r>
      </w:ins>
      <w:ins w:id="45" w:author="Gábor P." w:date="2026-03-08T14:12:00Z">
        <w:r w:rsidR="003738D3" w:rsidRPr="00930F5B">
          <w:rPr>
            <w:sz w:val="22"/>
            <w:szCs w:val="22"/>
            <w:rPrChange w:id="46" w:author="Gábor P." w:date="2026-03-08T14:29:00Z" w16du:dateUtc="2026-03-08T06:29:00Z">
              <w:rPr>
                <w:sz w:val="22"/>
                <w:szCs w:val="22"/>
                <w:lang w:val="hu-HU"/>
              </w:rPr>
            </w:rPrChange>
          </w:rPr>
          <w:t>all preceding words' effects on comprehension</w:t>
        </w:r>
      </w:ins>
      <w:ins w:id="47" w:author="Gábor P." w:date="2026-03-08T14:16:00Z" w16du:dateUtc="2026-03-08T06:16:00Z">
        <w:r w:rsidR="003738D3" w:rsidRPr="00930F5B">
          <w:rPr>
            <w:sz w:val="22"/>
            <w:szCs w:val="22"/>
          </w:rPr>
          <w:t xml:space="preserve">. </w:t>
        </w:r>
      </w:ins>
      <w:ins w:id="48" w:author="Gábor P." w:date="2026-03-08T14:19:00Z" w16du:dateUtc="2026-03-08T06:19:00Z">
        <w:r w:rsidR="003738D3" w:rsidRPr="00930F5B">
          <w:rPr>
            <w:sz w:val="22"/>
            <w:szCs w:val="22"/>
          </w:rPr>
          <w:t>The task influenced the r</w:t>
        </w:r>
      </w:ins>
      <w:ins w:id="49" w:author="Gábor P." w:date="2026-03-08T14:18:00Z" w16du:dateUtc="2026-03-08T06:18:00Z">
        <w:r w:rsidR="003738D3" w:rsidRPr="00930F5B">
          <w:rPr>
            <w:sz w:val="22"/>
            <w:szCs w:val="22"/>
          </w:rPr>
          <w:t xml:space="preserve">eaction times of </w:t>
        </w:r>
      </w:ins>
      <w:ins w:id="50" w:author="Gábor P." w:date="2026-03-08T14:17:00Z" w16du:dateUtc="2026-03-08T06:17:00Z">
        <w:r w:rsidR="003738D3" w:rsidRPr="00930F5B">
          <w:rPr>
            <w:sz w:val="22"/>
            <w:szCs w:val="22"/>
          </w:rPr>
          <w:t xml:space="preserve">choice </w:t>
        </w:r>
      </w:ins>
      <w:ins w:id="51" w:author="Gábor P." w:date="2026-03-08T14:26:00Z" w16du:dateUtc="2026-03-08T06:26:00Z">
        <w:r w:rsidR="00930F5B" w:rsidRPr="00930F5B">
          <w:rPr>
            <w:sz w:val="22"/>
            <w:szCs w:val="22"/>
          </w:rPr>
          <w:t>itself;</w:t>
        </w:r>
      </w:ins>
      <w:ins w:id="52" w:author="Gábor P." w:date="2026-03-08T14:19:00Z" w16du:dateUtc="2026-03-08T06:19:00Z">
        <w:r w:rsidR="003738D3" w:rsidRPr="00930F5B">
          <w:rPr>
            <w:sz w:val="22"/>
            <w:szCs w:val="22"/>
          </w:rPr>
          <w:t xml:space="preserve"> </w:t>
        </w:r>
      </w:ins>
      <w:ins w:id="53" w:author="Gábor P." w:date="2026-03-08T14:26:00Z" w16du:dateUtc="2026-03-08T06:26:00Z">
        <w:r w:rsidR="00930F5B" w:rsidRPr="00930F5B">
          <w:rPr>
            <w:sz w:val="22"/>
            <w:szCs w:val="22"/>
          </w:rPr>
          <w:t>it</w:t>
        </w:r>
      </w:ins>
      <w:ins w:id="54" w:author="Gábor P." w:date="2026-03-08T14:19:00Z" w16du:dateUtc="2026-03-08T06:19:00Z">
        <w:r w:rsidR="003738D3" w:rsidRPr="00930F5B">
          <w:rPr>
            <w:sz w:val="22"/>
            <w:szCs w:val="22"/>
          </w:rPr>
          <w:t xml:space="preserve"> </w:t>
        </w:r>
      </w:ins>
      <w:ins w:id="55" w:author="Gábor P." w:date="2026-03-08T14:26:00Z" w16du:dateUtc="2026-03-08T06:26:00Z">
        <w:r w:rsidR="00930F5B" w:rsidRPr="00930F5B">
          <w:rPr>
            <w:sz w:val="22"/>
            <w:szCs w:val="22"/>
          </w:rPr>
          <w:t>was</w:t>
        </w:r>
      </w:ins>
      <w:ins w:id="56" w:author="Gábor P." w:date="2026-03-08T14:19:00Z" w16du:dateUtc="2026-03-08T06:19:00Z">
        <w:r w:rsidR="003738D3" w:rsidRPr="00930F5B">
          <w:rPr>
            <w:sz w:val="22"/>
            <w:szCs w:val="22"/>
          </w:rPr>
          <w:t xml:space="preserve"> </w:t>
        </w:r>
      </w:ins>
      <w:ins w:id="57" w:author="Gábor P." w:date="2026-03-08T14:18:00Z" w16du:dateUtc="2026-03-08T06:18:00Z">
        <w:r w:rsidR="003738D3" w:rsidRPr="00930F5B">
          <w:rPr>
            <w:sz w:val="22"/>
            <w:szCs w:val="22"/>
          </w:rPr>
          <w:t xml:space="preserve">significantly different for both the </w:t>
        </w:r>
      </w:ins>
      <w:ins w:id="58" w:author="Gábor P." w:date="2026-03-08T14:19:00Z" w16du:dateUtc="2026-03-08T06:19:00Z">
        <w:r w:rsidR="003738D3" w:rsidRPr="00930F5B">
          <w:rPr>
            <w:sz w:val="22"/>
            <w:szCs w:val="22"/>
          </w:rPr>
          <w:t>Choice</w:t>
        </w:r>
      </w:ins>
      <w:ins w:id="59" w:author="Gábor P." w:date="2026-03-08T14:21:00Z" w16du:dateUtc="2026-03-08T06:21:00Z">
        <w:r w:rsidR="003738D3" w:rsidRPr="00930F5B">
          <w:rPr>
            <w:sz w:val="22"/>
            <w:szCs w:val="22"/>
          </w:rPr>
          <w:t xml:space="preserve"> (</w:t>
        </w:r>
        <w:r w:rsidR="003738D3" w:rsidRPr="00930F5B">
          <w:rPr>
            <w:i/>
            <w:iCs/>
            <w:sz w:val="22"/>
            <w:szCs w:val="22"/>
          </w:rPr>
          <w:t>p</w:t>
        </w:r>
        <w:r w:rsidR="003738D3" w:rsidRPr="00930F5B">
          <w:rPr>
            <w:sz w:val="22"/>
            <w:szCs w:val="22"/>
          </w:rPr>
          <w:t>=.001)</w:t>
        </w:r>
      </w:ins>
      <w:ins w:id="60" w:author="Gábor P." w:date="2026-03-08T14:26:00Z" w16du:dateUtc="2026-03-08T06:26:00Z">
        <w:r w:rsidR="00930F5B" w:rsidRPr="00930F5B">
          <w:rPr>
            <w:sz w:val="22"/>
            <w:szCs w:val="22"/>
          </w:rPr>
          <w:t xml:space="preserve">, </w:t>
        </w:r>
      </w:ins>
      <w:ins w:id="61" w:author="Gábor P." w:date="2026-03-08T14:19:00Z" w16du:dateUtc="2026-03-08T06:19:00Z">
        <w:r w:rsidR="003738D3" w:rsidRPr="00930F5B">
          <w:rPr>
            <w:sz w:val="22"/>
            <w:szCs w:val="22"/>
          </w:rPr>
          <w:t>the Condition</w:t>
        </w:r>
      </w:ins>
      <w:ins w:id="62" w:author="Gábor P." w:date="2026-03-08T14:20:00Z" w16du:dateUtc="2026-03-08T06:20:00Z">
        <w:r w:rsidR="003738D3" w:rsidRPr="00930F5B">
          <w:rPr>
            <w:sz w:val="22"/>
            <w:szCs w:val="22"/>
          </w:rPr>
          <w:t xml:space="preserve"> (</w:t>
        </w:r>
        <w:r w:rsidR="003738D3" w:rsidRPr="00930F5B">
          <w:rPr>
            <w:i/>
            <w:iCs/>
            <w:sz w:val="22"/>
            <w:szCs w:val="22"/>
          </w:rPr>
          <w:t>p</w:t>
        </w:r>
        <w:r w:rsidR="003738D3" w:rsidRPr="00930F5B">
          <w:rPr>
            <w:sz w:val="22"/>
            <w:szCs w:val="22"/>
            <w:rPrChange w:id="63" w:author="Gábor P." w:date="2026-03-08T14:29:00Z" w16du:dateUtc="2026-03-08T06:29:00Z">
              <w:rPr>
                <w:i/>
                <w:iCs/>
                <w:sz w:val="22"/>
                <w:szCs w:val="22"/>
              </w:rPr>
            </w:rPrChange>
          </w:rPr>
          <w:t>=</w:t>
        </w:r>
        <w:r w:rsidR="003738D3" w:rsidRPr="00930F5B">
          <w:rPr>
            <w:sz w:val="22"/>
            <w:szCs w:val="22"/>
            <w:rPrChange w:id="64" w:author="Gábor P." w:date="2026-03-08T14:29:00Z" w16du:dateUtc="2026-03-08T06:29:00Z">
              <w:rPr>
                <w:rFonts w:ascii="Courier New" w:hAnsi="Courier New" w:cs="Courier New"/>
                <w:highlight w:val="yellow"/>
              </w:rPr>
            </w:rPrChange>
          </w:rPr>
          <w:t>.0</w:t>
        </w:r>
        <w:r w:rsidR="003738D3" w:rsidRPr="00930F5B">
          <w:rPr>
            <w:sz w:val="22"/>
            <w:szCs w:val="22"/>
          </w:rPr>
          <w:t>18)</w:t>
        </w:r>
      </w:ins>
      <w:ins w:id="65" w:author="Gábor P." w:date="2026-03-08T14:21:00Z" w16du:dateUtc="2026-03-08T06:21:00Z">
        <w:r w:rsidR="003738D3" w:rsidRPr="00930F5B">
          <w:rPr>
            <w:sz w:val="22"/>
            <w:szCs w:val="22"/>
          </w:rPr>
          <w:t xml:space="preserve"> and </w:t>
        </w:r>
      </w:ins>
      <w:ins w:id="66" w:author="Gábor P." w:date="2026-03-08T14:26:00Z" w16du:dateUtc="2026-03-08T06:26:00Z">
        <w:r w:rsidR="00930F5B" w:rsidRPr="00930F5B">
          <w:rPr>
            <w:sz w:val="22"/>
            <w:szCs w:val="22"/>
          </w:rPr>
          <w:t xml:space="preserve">in </w:t>
        </w:r>
      </w:ins>
      <w:ins w:id="67" w:author="Gábor P." w:date="2026-03-08T14:21:00Z" w16du:dateUtc="2026-03-08T06:21:00Z">
        <w:r w:rsidR="003738D3" w:rsidRPr="00930F5B">
          <w:rPr>
            <w:sz w:val="22"/>
            <w:szCs w:val="22"/>
          </w:rPr>
          <w:t>their interaction (</w:t>
        </w:r>
      </w:ins>
      <w:ins w:id="68" w:author="Gábor P." w:date="2026-03-08T14:22:00Z" w16du:dateUtc="2026-03-08T06:22:00Z">
        <w:r w:rsidR="003738D3" w:rsidRPr="00930F5B">
          <w:rPr>
            <w:i/>
            <w:iCs/>
            <w:sz w:val="22"/>
            <w:szCs w:val="22"/>
          </w:rPr>
          <w:t>p</w:t>
        </w:r>
        <w:r w:rsidR="003738D3" w:rsidRPr="00930F5B">
          <w:rPr>
            <w:sz w:val="22"/>
            <w:szCs w:val="22"/>
          </w:rPr>
          <w:t>=.029</w:t>
        </w:r>
      </w:ins>
      <w:ins w:id="69" w:author="Gábor P." w:date="2026-03-08T14:21:00Z" w16du:dateUtc="2026-03-08T06:21:00Z">
        <w:r w:rsidR="003738D3" w:rsidRPr="00930F5B">
          <w:rPr>
            <w:sz w:val="22"/>
            <w:szCs w:val="22"/>
          </w:rPr>
          <w:t>)</w:t>
        </w:r>
      </w:ins>
      <w:ins w:id="70" w:author="Gábor P." w:date="2026-03-08T14:36:00Z" w16du:dateUtc="2026-03-08T06:36:00Z">
        <w:r w:rsidR="000E0637">
          <w:rPr>
            <w:sz w:val="22"/>
            <w:szCs w:val="22"/>
          </w:rPr>
          <w:t xml:space="preserve">: </w:t>
        </w:r>
      </w:ins>
      <w:ins w:id="71" w:author="Gábor P." w:date="2026-03-08T14:40:00Z" w16du:dateUtc="2026-03-08T06:40:00Z">
        <w:r w:rsidR="000E0637">
          <w:rPr>
            <w:sz w:val="22"/>
            <w:szCs w:val="22"/>
          </w:rPr>
          <w:t xml:space="preserve">Making a decision was quicker in the exhaustive condition vs. the contrastive, </w:t>
        </w:r>
      </w:ins>
      <w:ins w:id="72" w:author="Gábor P." w:date="2026-03-08T14:39:00Z" w16du:dateUtc="2026-03-08T06:39:00Z">
        <w:r w:rsidR="000E0637">
          <w:rPr>
            <w:sz w:val="22"/>
            <w:szCs w:val="22"/>
          </w:rPr>
          <w:t xml:space="preserve">regardless </w:t>
        </w:r>
      </w:ins>
      <w:ins w:id="73" w:author="Gábor P." w:date="2026-03-08T14:41:00Z" w16du:dateUtc="2026-03-08T06:41:00Z">
        <w:r w:rsidR="000E0637">
          <w:rPr>
            <w:sz w:val="22"/>
            <w:szCs w:val="22"/>
          </w:rPr>
          <w:t>if the choice was A (</w:t>
        </w:r>
        <w:r w:rsidR="000E0637" w:rsidRPr="000E0637">
          <w:rPr>
            <w:i/>
            <w:iCs/>
            <w:sz w:val="22"/>
            <w:szCs w:val="22"/>
            <w:rPrChange w:id="74" w:author="Gábor P." w:date="2026-03-08T14:41:00Z" w16du:dateUtc="2026-03-08T06:41:00Z">
              <w:rPr>
                <w:sz w:val="22"/>
                <w:szCs w:val="22"/>
              </w:rPr>
            </w:rPrChange>
          </w:rPr>
          <w:t>p</w:t>
        </w:r>
        <w:r w:rsidR="000E0637">
          <w:rPr>
            <w:i/>
            <w:iCs/>
            <w:sz w:val="22"/>
            <w:szCs w:val="22"/>
          </w:rPr>
          <w:t>=</w:t>
        </w:r>
        <w:r w:rsidR="000E0637" w:rsidRPr="00EE0AA0">
          <w:rPr>
            <w:sz w:val="22"/>
            <w:szCs w:val="22"/>
          </w:rPr>
          <w:t>.</w:t>
        </w:r>
        <w:commentRangeStart w:id="75"/>
        <w:r w:rsidR="000E0637" w:rsidRPr="00EE0AA0">
          <w:rPr>
            <w:sz w:val="22"/>
            <w:szCs w:val="22"/>
          </w:rPr>
          <w:t>0604</w:t>
        </w:r>
        <w:commentRangeEnd w:id="75"/>
        <w:r w:rsidR="000E0637">
          <w:rPr>
            <w:rStyle w:val="CommentReference"/>
            <w:sz w:val="22"/>
            <w:szCs w:val="22"/>
          </w:rPr>
          <w:commentReference w:id="75"/>
        </w:r>
        <w:r w:rsidR="000E0637">
          <w:rPr>
            <w:sz w:val="22"/>
            <w:szCs w:val="22"/>
          </w:rPr>
          <w:t>)) or B (</w:t>
        </w:r>
        <w:r w:rsidR="000E0637">
          <w:rPr>
            <w:i/>
            <w:iCs/>
            <w:sz w:val="22"/>
            <w:szCs w:val="22"/>
          </w:rPr>
          <w:t>p</w:t>
        </w:r>
      </w:ins>
      <w:ins w:id="76" w:author="Gábor P." w:date="2026-03-08T14:42:00Z" w16du:dateUtc="2026-03-08T06:42:00Z">
        <w:r w:rsidR="000E0637">
          <w:rPr>
            <w:sz w:val="22"/>
            <w:szCs w:val="22"/>
          </w:rPr>
          <w:t>&lt;</w:t>
        </w:r>
      </w:ins>
      <w:ins w:id="77" w:author="Gábor P." w:date="2026-03-08T14:41:00Z" w16du:dateUtc="2026-03-08T06:41:00Z">
        <w:r w:rsidR="000E0637">
          <w:rPr>
            <w:sz w:val="22"/>
            <w:szCs w:val="22"/>
          </w:rPr>
          <w:t>.</w:t>
        </w:r>
      </w:ins>
      <w:ins w:id="78" w:author="Gábor P." w:date="2026-03-08T14:42:00Z" w16du:dateUtc="2026-03-08T06:42:00Z">
        <w:r w:rsidR="000E0637">
          <w:rPr>
            <w:sz w:val="22"/>
            <w:szCs w:val="22"/>
          </w:rPr>
          <w:t>0001</w:t>
        </w:r>
      </w:ins>
      <w:ins w:id="79" w:author="Gábor P." w:date="2026-03-08T14:41:00Z" w16du:dateUtc="2026-03-08T06:41:00Z">
        <w:r w:rsidR="000E0637">
          <w:rPr>
            <w:sz w:val="22"/>
            <w:szCs w:val="22"/>
          </w:rPr>
          <w:t>). In short, d</w:t>
        </w:r>
      </w:ins>
      <w:ins w:id="80" w:author="Gábor P." w:date="2026-03-08T14:24:00Z">
        <w:r w:rsidR="00930F5B" w:rsidRPr="00930F5B">
          <w:rPr>
            <w:sz w:val="22"/>
            <w:szCs w:val="22"/>
            <w:rPrChange w:id="81" w:author="Gábor P." w:date="2026-03-08T14:29:00Z" w16du:dateUtc="2026-03-08T06:29:00Z">
              <w:rPr>
                <w:sz w:val="22"/>
                <w:szCs w:val="22"/>
                <w:lang w:val="hu-HU"/>
              </w:rPr>
            </w:rPrChange>
          </w:rPr>
          <w:t>uring reading, sentences with</w:t>
        </w:r>
      </w:ins>
      <w:ins w:id="82" w:author="Gábor P." w:date="2026-03-08T14:29:00Z" w16du:dateUtc="2026-03-08T06:29:00Z">
        <w:r w:rsidR="00930F5B" w:rsidRPr="00930F5B">
          <w:rPr>
            <w:sz w:val="22"/>
            <w:szCs w:val="22"/>
            <w:rPrChange w:id="83" w:author="Gábor P." w:date="2026-03-08T14:29:00Z" w16du:dateUtc="2026-03-08T06:29:00Z">
              <w:rPr>
                <w:sz w:val="22"/>
                <w:szCs w:val="22"/>
                <w:lang w:val="hu-HU"/>
              </w:rPr>
            </w:rPrChange>
          </w:rPr>
          <w:t xml:space="preserve"> </w:t>
        </w:r>
      </w:ins>
      <w:ins w:id="84" w:author="Gábor P." w:date="2026-03-08T14:24:00Z">
        <w:r w:rsidR="00930F5B" w:rsidRPr="000E0637">
          <w:rPr>
            <w:i/>
            <w:iCs/>
            <w:sz w:val="22"/>
            <w:szCs w:val="22"/>
            <w:rPrChange w:id="85" w:author="Gábor P." w:date="2026-03-08T14:33:00Z" w16du:dateUtc="2026-03-08T06:33:00Z">
              <w:rPr>
                <w:sz w:val="22"/>
                <w:szCs w:val="22"/>
                <w:lang w:val="hu-HU"/>
              </w:rPr>
            </w:rPrChange>
          </w:rPr>
          <w:t>only</w:t>
        </w:r>
        <w:r w:rsidR="00930F5B" w:rsidRPr="00930F5B">
          <w:rPr>
            <w:sz w:val="22"/>
            <w:szCs w:val="22"/>
            <w:rPrChange w:id="86" w:author="Gábor P." w:date="2026-03-08T14:29:00Z" w16du:dateUtc="2026-03-08T06:29:00Z">
              <w:rPr>
                <w:sz w:val="22"/>
                <w:szCs w:val="22"/>
                <w:lang w:val="hu-HU"/>
              </w:rPr>
            </w:rPrChange>
          </w:rPr>
          <w:t xml:space="preserve"> were sig</w:t>
        </w:r>
      </w:ins>
      <w:ins w:id="87" w:author="Gábor P." w:date="2026-03-08T14:29:00Z" w16du:dateUtc="2026-03-08T06:29:00Z">
        <w:r w:rsidR="00930F5B">
          <w:rPr>
            <w:sz w:val="22"/>
            <w:szCs w:val="22"/>
          </w:rPr>
          <w:t xml:space="preserve">nificantly </w:t>
        </w:r>
      </w:ins>
      <w:ins w:id="88" w:author="Gábor P." w:date="2026-03-08T14:24:00Z">
        <w:r w:rsidR="00930F5B" w:rsidRPr="00930F5B">
          <w:rPr>
            <w:sz w:val="22"/>
            <w:szCs w:val="22"/>
            <w:rPrChange w:id="89" w:author="Gábor P." w:date="2026-03-08T14:29:00Z" w16du:dateUtc="2026-03-08T06:29:00Z">
              <w:rPr>
                <w:sz w:val="22"/>
                <w:szCs w:val="22"/>
                <w:lang w:val="hu-HU"/>
              </w:rPr>
            </w:rPrChange>
          </w:rPr>
          <w:t xml:space="preserve">different from unmodified in </w:t>
        </w:r>
        <w:r w:rsidR="00930F5B" w:rsidRPr="00930F5B">
          <w:rPr>
            <w:sz w:val="22"/>
            <w:szCs w:val="22"/>
            <w:rPrChange w:id="90" w:author="Gábor P." w:date="2026-03-08T14:29:00Z" w16du:dateUtc="2026-03-08T06:29:00Z">
              <w:rPr>
                <w:sz w:val="22"/>
                <w:szCs w:val="22"/>
                <w:lang w:val="hu-HU"/>
              </w:rPr>
            </w:rPrChange>
          </w:rPr>
          <w:lastRenderedPageBreak/>
          <w:t xml:space="preserve">most </w:t>
        </w:r>
        <w:r w:rsidR="00930F5B" w:rsidRPr="00930F5B">
          <w:rPr>
            <w:sz w:val="22"/>
            <w:szCs w:val="22"/>
            <w:highlight w:val="yellow"/>
            <w:rPrChange w:id="91" w:author="Gábor P." w:date="2026-03-08T14:31:00Z" w16du:dateUtc="2026-03-08T06:31:00Z">
              <w:rPr>
                <w:sz w:val="22"/>
                <w:szCs w:val="22"/>
                <w:lang w:val="hu-HU"/>
              </w:rPr>
            </w:rPrChange>
          </w:rPr>
          <w:t>words</w:t>
        </w:r>
      </w:ins>
      <w:ins w:id="92" w:author="Gábor P." w:date="2026-03-08T14:29:00Z" w16du:dateUtc="2026-03-08T06:29:00Z">
        <w:r w:rsidR="00930F5B" w:rsidRPr="00930F5B">
          <w:rPr>
            <w:sz w:val="22"/>
            <w:szCs w:val="22"/>
            <w:highlight w:val="yellow"/>
            <w:rPrChange w:id="93" w:author="Gábor P." w:date="2026-03-08T14:31:00Z" w16du:dateUtc="2026-03-08T06:31:00Z">
              <w:rPr>
                <w:sz w:val="22"/>
                <w:szCs w:val="22"/>
              </w:rPr>
            </w:rPrChange>
          </w:rPr>
          <w:t xml:space="preserve"> (</w:t>
        </w:r>
        <w:r w:rsidR="00930F5B" w:rsidRPr="00930F5B">
          <w:rPr>
            <w:sz w:val="22"/>
            <w:szCs w:val="22"/>
            <w:highlight w:val="yellow"/>
            <w:rPrChange w:id="94" w:author="Gábor P." w:date="2026-03-08T14:29:00Z" w16du:dateUtc="2026-03-08T06:29:00Z">
              <w:rPr>
                <w:sz w:val="22"/>
                <w:szCs w:val="22"/>
              </w:rPr>
            </w:rPrChange>
          </w:rPr>
          <w:t>?)</w:t>
        </w:r>
      </w:ins>
      <w:ins w:id="95" w:author="Gábor P." w:date="2026-03-08T14:24:00Z">
        <w:r w:rsidR="00930F5B" w:rsidRPr="00930F5B">
          <w:rPr>
            <w:sz w:val="22"/>
            <w:szCs w:val="22"/>
            <w:rPrChange w:id="96" w:author="Gábor P." w:date="2026-03-08T14:29:00Z" w16du:dateUtc="2026-03-08T06:29:00Z">
              <w:rPr>
                <w:sz w:val="22"/>
                <w:szCs w:val="22"/>
                <w:lang w:val="hu-HU"/>
              </w:rPr>
            </w:rPrChange>
          </w:rPr>
          <w:t>.</w:t>
        </w:r>
      </w:ins>
      <w:ins w:id="97" w:author="Gábor P." w:date="2026-03-08T14:30:00Z" w16du:dateUtc="2026-03-08T06:30:00Z">
        <w:r w:rsidR="00930F5B">
          <w:rPr>
            <w:sz w:val="22"/>
            <w:szCs w:val="22"/>
          </w:rPr>
          <w:t xml:space="preserve"> </w:t>
        </w:r>
      </w:ins>
      <w:ins w:id="98" w:author="Gábor P." w:date="2026-03-08T14:32:00Z" w16du:dateUtc="2026-03-08T06:32:00Z">
        <w:r w:rsidR="000E0637">
          <w:rPr>
            <w:sz w:val="22"/>
            <w:szCs w:val="22"/>
          </w:rPr>
          <w:t>T</w:t>
        </w:r>
      </w:ins>
      <w:ins w:id="99" w:author="Gábor P." w:date="2026-03-08T14:24:00Z">
        <w:r w:rsidR="00930F5B" w:rsidRPr="00930F5B">
          <w:rPr>
            <w:sz w:val="22"/>
            <w:szCs w:val="22"/>
            <w:rPrChange w:id="100" w:author="Gábor P." w:date="2026-03-08T14:29:00Z" w16du:dateUtc="2026-03-08T06:29:00Z">
              <w:rPr>
                <w:sz w:val="22"/>
                <w:szCs w:val="22"/>
                <w:lang w:val="hu-HU"/>
              </w:rPr>
            </w:rPrChange>
          </w:rPr>
          <w:t>his can be interpret</w:t>
        </w:r>
      </w:ins>
      <w:ins w:id="101" w:author="Gábor P." w:date="2026-03-08T14:32:00Z" w16du:dateUtc="2026-03-08T06:32:00Z">
        <w:r w:rsidR="000E0637">
          <w:rPr>
            <w:sz w:val="22"/>
            <w:szCs w:val="22"/>
          </w:rPr>
          <w:t>ed</w:t>
        </w:r>
      </w:ins>
      <w:ins w:id="102" w:author="Gábor P." w:date="2026-03-08T14:24:00Z">
        <w:r w:rsidR="00930F5B" w:rsidRPr="00930F5B">
          <w:rPr>
            <w:sz w:val="22"/>
            <w:szCs w:val="22"/>
            <w:rPrChange w:id="103" w:author="Gábor P." w:date="2026-03-08T14:29:00Z" w16du:dateUtc="2026-03-08T06:29:00Z">
              <w:rPr>
                <w:sz w:val="22"/>
                <w:szCs w:val="22"/>
                <w:lang w:val="hu-HU"/>
              </w:rPr>
            </w:rPrChange>
          </w:rPr>
          <w:t xml:space="preserve"> as </w:t>
        </w:r>
        <w:r w:rsidR="00930F5B" w:rsidRPr="000E0637">
          <w:rPr>
            <w:i/>
            <w:iCs/>
            <w:sz w:val="22"/>
            <w:szCs w:val="22"/>
            <w:rPrChange w:id="104" w:author="Gábor P." w:date="2026-03-08T14:33:00Z" w16du:dateUtc="2026-03-08T06:33:00Z">
              <w:rPr>
                <w:sz w:val="22"/>
                <w:szCs w:val="22"/>
                <w:lang w:val="hu-HU"/>
              </w:rPr>
            </w:rPrChange>
          </w:rPr>
          <w:t>only</w:t>
        </w:r>
      </w:ins>
      <w:ins w:id="105" w:author="Gábor P." w:date="2026-03-08T14:33:00Z" w16du:dateUtc="2026-03-08T06:33:00Z">
        <w:r w:rsidR="000E0637">
          <w:rPr>
            <w:sz w:val="22"/>
            <w:szCs w:val="22"/>
          </w:rPr>
          <w:t>-</w:t>
        </w:r>
      </w:ins>
      <w:ins w:id="106" w:author="Gábor P." w:date="2026-03-08T14:24:00Z">
        <w:r w:rsidR="00930F5B" w:rsidRPr="00930F5B">
          <w:rPr>
            <w:sz w:val="22"/>
            <w:szCs w:val="22"/>
            <w:rPrChange w:id="107" w:author="Gábor P." w:date="2026-03-08T14:29:00Z" w16du:dateUtc="2026-03-08T06:29:00Z">
              <w:rPr>
                <w:sz w:val="22"/>
                <w:szCs w:val="22"/>
                <w:lang w:val="hu-HU"/>
              </w:rPr>
            </w:rPrChange>
          </w:rPr>
          <w:t>sentences requir</w:t>
        </w:r>
      </w:ins>
      <w:ins w:id="108" w:author="Gábor P." w:date="2026-03-08T14:34:00Z" w16du:dateUtc="2026-03-08T06:34:00Z">
        <w:r w:rsidR="000E0637">
          <w:rPr>
            <w:sz w:val="22"/>
            <w:szCs w:val="22"/>
          </w:rPr>
          <w:t>ing</w:t>
        </w:r>
      </w:ins>
      <w:ins w:id="109" w:author="Gábor P." w:date="2026-03-08T14:24:00Z">
        <w:r w:rsidR="00930F5B" w:rsidRPr="00930F5B">
          <w:rPr>
            <w:sz w:val="22"/>
            <w:szCs w:val="22"/>
            <w:rPrChange w:id="110" w:author="Gábor P." w:date="2026-03-08T14:29:00Z" w16du:dateUtc="2026-03-08T06:29:00Z">
              <w:rPr>
                <w:sz w:val="22"/>
                <w:szCs w:val="22"/>
                <w:lang w:val="hu-HU"/>
              </w:rPr>
            </w:rPrChange>
          </w:rPr>
          <w:t xml:space="preserve"> an explicit exhaustive focus denotation, while the unmodified sentences did not specify the focus type.</w:t>
        </w:r>
      </w:ins>
      <w:ins w:id="111" w:author="Gábor P." w:date="2026-03-08T14:34:00Z" w16du:dateUtc="2026-03-08T06:34:00Z">
        <w:r w:rsidR="000E0637">
          <w:rPr>
            <w:sz w:val="22"/>
            <w:szCs w:val="22"/>
          </w:rPr>
          <w:t xml:space="preserve"> </w:t>
        </w:r>
      </w:ins>
      <w:ins w:id="112" w:author="Gábor P." w:date="2026-03-08T14:24:00Z">
        <w:r w:rsidR="00930F5B" w:rsidRPr="00930F5B">
          <w:rPr>
            <w:sz w:val="22"/>
            <w:szCs w:val="22"/>
            <w:rPrChange w:id="113" w:author="Gábor P." w:date="2026-03-08T14:29:00Z" w16du:dateUtc="2026-03-08T06:29:00Z">
              <w:rPr>
                <w:sz w:val="22"/>
                <w:szCs w:val="22"/>
                <w:lang w:val="hu-HU"/>
              </w:rPr>
            </w:rPrChange>
          </w:rPr>
          <w:t>When it's up to making the decision, the difference is not sig</w:t>
        </w:r>
      </w:ins>
      <w:ins w:id="114" w:author="Gábor P." w:date="2026-03-08T14:34:00Z" w16du:dateUtc="2026-03-08T06:34:00Z">
        <w:r w:rsidR="000E0637">
          <w:rPr>
            <w:sz w:val="22"/>
            <w:szCs w:val="22"/>
          </w:rPr>
          <w:t xml:space="preserve">nificant, suggesting </w:t>
        </w:r>
      </w:ins>
      <w:ins w:id="115" w:author="Gábor P." w:date="2026-03-08T14:24:00Z">
        <w:r w:rsidR="00930F5B" w:rsidRPr="00930F5B">
          <w:rPr>
            <w:sz w:val="22"/>
            <w:szCs w:val="22"/>
            <w:rPrChange w:id="116" w:author="Gábor P." w:date="2026-03-08T14:29:00Z" w16du:dateUtc="2026-03-08T06:29:00Z">
              <w:rPr>
                <w:sz w:val="22"/>
                <w:szCs w:val="22"/>
                <w:lang w:val="hu-HU"/>
              </w:rPr>
            </w:rPrChange>
          </w:rPr>
          <w:t>that it is easy to decide the reading of these two conditions.</w:t>
        </w:r>
      </w:ins>
    </w:p>
    <w:p w14:paraId="047F5A18" w14:textId="77777777" w:rsidR="000E0637" w:rsidRDefault="000E0637" w:rsidP="000E0637">
      <w:pPr>
        <w:spacing w:after="0"/>
        <w:rPr>
          <w:ins w:id="117" w:author="Gábor P." w:date="2026-03-08T14:35:00Z" w16du:dateUtc="2026-03-08T06:35:00Z"/>
          <w:sz w:val="22"/>
          <w:szCs w:val="22"/>
        </w:rPr>
      </w:pPr>
    </w:p>
    <w:p w14:paraId="24CAEEB7" w14:textId="06244108" w:rsidR="00A90B71" w:rsidRPr="00930F5B" w:rsidRDefault="000A2FAD" w:rsidP="00FE43C2">
      <w:pPr>
        <w:spacing w:after="0"/>
        <w:rPr>
          <w:sz w:val="22"/>
          <w:szCs w:val="22"/>
        </w:rPr>
      </w:pPr>
      <w:r w:rsidRPr="00930F5B">
        <w:rPr>
          <w:sz w:val="22"/>
          <w:szCs w:val="22"/>
        </w:rPr>
        <w:t xml:space="preserve">To </w:t>
      </w:r>
      <w:r w:rsidR="00046678" w:rsidRPr="00930F5B">
        <w:rPr>
          <w:sz w:val="22"/>
          <w:szCs w:val="22"/>
        </w:rPr>
        <w:t xml:space="preserve">further </w:t>
      </w:r>
      <w:r w:rsidRPr="00930F5B">
        <w:rPr>
          <w:sz w:val="22"/>
          <w:szCs w:val="22"/>
        </w:rPr>
        <w:t>examine how the focus structures</w:t>
      </w:r>
      <w:r w:rsidR="00CE4898" w:rsidRPr="00930F5B">
        <w:rPr>
          <w:sz w:val="22"/>
          <w:szCs w:val="22"/>
        </w:rPr>
        <w:t xml:space="preserve"> </w:t>
      </w:r>
      <w:r w:rsidRPr="00930F5B">
        <w:rPr>
          <w:sz w:val="22"/>
          <w:szCs w:val="22"/>
        </w:rPr>
        <w:t xml:space="preserve">were associated with </w:t>
      </w:r>
      <w:r w:rsidR="00CE4898" w:rsidRPr="00930F5B">
        <w:rPr>
          <w:sz w:val="22"/>
          <w:szCs w:val="22"/>
        </w:rPr>
        <w:t xml:space="preserve">exhaustive </w:t>
      </w:r>
      <w:r w:rsidRPr="00930F5B">
        <w:rPr>
          <w:sz w:val="22"/>
          <w:szCs w:val="22"/>
        </w:rPr>
        <w:t xml:space="preserve">and </w:t>
      </w:r>
      <w:r w:rsidR="00CE4898" w:rsidRPr="00930F5B">
        <w:rPr>
          <w:sz w:val="22"/>
          <w:szCs w:val="22"/>
        </w:rPr>
        <w:t>contrastive</w:t>
      </w:r>
      <w:r w:rsidRPr="00930F5B">
        <w:rPr>
          <w:sz w:val="22"/>
          <w:szCs w:val="22"/>
        </w:rPr>
        <w:t xml:space="preserve"> reading</w:t>
      </w:r>
      <w:r w:rsidR="00CE4898" w:rsidRPr="00930F5B">
        <w:rPr>
          <w:sz w:val="22"/>
          <w:szCs w:val="22"/>
        </w:rPr>
        <w:t>s</w:t>
      </w:r>
      <w:r w:rsidR="00ED1BBE" w:rsidRPr="00930F5B">
        <w:rPr>
          <w:sz w:val="22"/>
          <w:szCs w:val="22"/>
        </w:rPr>
        <w:t>, we fitted a</w:t>
      </w:r>
      <w:r w:rsidR="00403E90" w:rsidRPr="00930F5B">
        <w:rPr>
          <w:sz w:val="22"/>
          <w:szCs w:val="22"/>
        </w:rPr>
        <w:t xml:space="preserve"> linear mixed-effects model </w:t>
      </w:r>
      <w:r w:rsidR="00D26791" w:rsidRPr="00930F5B">
        <w:rPr>
          <w:sz w:val="22"/>
          <w:szCs w:val="22"/>
        </w:rPr>
        <w:t>to the total dwell time on images</w:t>
      </w:r>
      <w:r w:rsidR="00143A47" w:rsidRPr="00930F5B">
        <w:rPr>
          <w:sz w:val="22"/>
          <w:szCs w:val="22"/>
        </w:rPr>
        <w:t xml:space="preserve"> (the sum of all gaze episodes’ durations)</w:t>
      </w:r>
      <w:r w:rsidR="00D26791" w:rsidRPr="00930F5B">
        <w:rPr>
          <w:sz w:val="22"/>
          <w:szCs w:val="22"/>
        </w:rPr>
        <w:t xml:space="preserve">, </w:t>
      </w:r>
      <w:r w:rsidR="00403E90" w:rsidRPr="00930F5B">
        <w:rPr>
          <w:sz w:val="22"/>
          <w:szCs w:val="22"/>
        </w:rPr>
        <w:t>with Condition</w:t>
      </w:r>
      <w:r w:rsidR="00BF697D" w:rsidRPr="00930F5B">
        <w:rPr>
          <w:sz w:val="22"/>
          <w:szCs w:val="22"/>
        </w:rPr>
        <w:t xml:space="preserve">, </w:t>
      </w:r>
      <w:r w:rsidR="00403E90" w:rsidRPr="00930F5B">
        <w:rPr>
          <w:sz w:val="22"/>
          <w:szCs w:val="22"/>
        </w:rPr>
        <w:t xml:space="preserve">Choice and their interaction as main effects, </w:t>
      </w:r>
      <w:r w:rsidR="00276128" w:rsidRPr="00930F5B">
        <w:rPr>
          <w:sz w:val="22"/>
          <w:szCs w:val="22"/>
        </w:rPr>
        <w:t xml:space="preserve">and </w:t>
      </w:r>
      <w:r w:rsidR="004304DB" w:rsidRPr="00930F5B">
        <w:rPr>
          <w:sz w:val="22"/>
          <w:szCs w:val="22"/>
        </w:rPr>
        <w:t>P</w:t>
      </w:r>
      <w:r w:rsidR="00403E90" w:rsidRPr="00930F5B">
        <w:rPr>
          <w:sz w:val="22"/>
          <w:szCs w:val="22"/>
        </w:rPr>
        <w:t xml:space="preserve">articipant and </w:t>
      </w:r>
      <w:r w:rsidR="004304DB" w:rsidRPr="00930F5B">
        <w:rPr>
          <w:sz w:val="22"/>
          <w:szCs w:val="22"/>
        </w:rPr>
        <w:t>I</w:t>
      </w:r>
      <w:r w:rsidR="00403E90" w:rsidRPr="00930F5B">
        <w:rPr>
          <w:sz w:val="22"/>
          <w:szCs w:val="22"/>
        </w:rPr>
        <w:t xml:space="preserve">tem as random effects. The </w:t>
      </w:r>
      <w:r w:rsidR="00403E90" w:rsidRPr="001E096E">
        <w:rPr>
          <w:sz w:val="22"/>
          <w:szCs w:val="22"/>
        </w:rPr>
        <w:t xml:space="preserve">results </w:t>
      </w:r>
      <w:r w:rsidR="009B1822" w:rsidRPr="001E096E">
        <w:rPr>
          <w:sz w:val="22"/>
          <w:szCs w:val="22"/>
        </w:rPr>
        <w:t xml:space="preserve">(Table 2) </w:t>
      </w:r>
      <w:r w:rsidR="00403E90" w:rsidRPr="001E096E">
        <w:rPr>
          <w:sz w:val="22"/>
          <w:szCs w:val="22"/>
        </w:rPr>
        <w:t>revealed</w:t>
      </w:r>
      <w:r w:rsidR="00403E90" w:rsidRPr="00930F5B">
        <w:rPr>
          <w:sz w:val="22"/>
          <w:szCs w:val="22"/>
        </w:rPr>
        <w:t xml:space="preserve"> significant </w:t>
      </w:r>
      <w:r w:rsidR="000C674C" w:rsidRPr="00930F5B">
        <w:rPr>
          <w:sz w:val="22"/>
          <w:szCs w:val="22"/>
        </w:rPr>
        <w:t xml:space="preserve">effects of Condition, Choice, and </w:t>
      </w:r>
      <w:r w:rsidR="00403E90" w:rsidRPr="00930F5B">
        <w:rPr>
          <w:sz w:val="22"/>
          <w:szCs w:val="22"/>
        </w:rPr>
        <w:t xml:space="preserve">interaction between Condition and Choice. </w:t>
      </w:r>
      <w:r w:rsidR="00F23088" w:rsidRPr="00930F5B">
        <w:rPr>
          <w:sz w:val="22"/>
          <w:szCs w:val="22"/>
        </w:rPr>
        <w:t>Interestingly, p</w:t>
      </w:r>
      <w:r w:rsidR="00403E90" w:rsidRPr="00930F5B">
        <w:rPr>
          <w:sz w:val="22"/>
          <w:szCs w:val="22"/>
        </w:rPr>
        <w:t xml:space="preserve">ost-hoc </w:t>
      </w:r>
      <w:r w:rsidR="00CF1910" w:rsidRPr="00930F5B">
        <w:rPr>
          <w:sz w:val="22"/>
          <w:szCs w:val="22"/>
        </w:rPr>
        <w:t xml:space="preserve">Tukey </w:t>
      </w:r>
      <w:r w:rsidR="00007785" w:rsidRPr="00930F5B">
        <w:rPr>
          <w:sz w:val="22"/>
          <w:szCs w:val="22"/>
        </w:rPr>
        <w:t>tests</w:t>
      </w:r>
      <w:r w:rsidR="00CF1910" w:rsidRPr="00930F5B">
        <w:rPr>
          <w:sz w:val="22"/>
          <w:szCs w:val="22"/>
        </w:rPr>
        <w:t xml:space="preserve"> </w:t>
      </w:r>
      <w:r w:rsidR="00403E90" w:rsidRPr="00930F5B">
        <w:rPr>
          <w:sz w:val="22"/>
          <w:szCs w:val="22"/>
        </w:rPr>
        <w:t xml:space="preserve">showed that </w:t>
      </w:r>
      <w:r w:rsidR="000C02F9" w:rsidRPr="00930F5B">
        <w:rPr>
          <w:sz w:val="22"/>
          <w:szCs w:val="22"/>
        </w:rPr>
        <w:t>after</w:t>
      </w:r>
      <w:r w:rsidR="00716673" w:rsidRPr="00930F5B">
        <w:rPr>
          <w:sz w:val="22"/>
          <w:szCs w:val="22"/>
        </w:rPr>
        <w:t xml:space="preserve"> reading</w:t>
      </w:r>
      <w:r w:rsidR="000C02F9" w:rsidRPr="00930F5B">
        <w:rPr>
          <w:sz w:val="22"/>
          <w:szCs w:val="22"/>
        </w:rPr>
        <w:t xml:space="preserve"> </w:t>
      </w:r>
      <w:r w:rsidR="00143A47" w:rsidRPr="00930F5B">
        <w:rPr>
          <w:sz w:val="22"/>
          <w:szCs w:val="22"/>
        </w:rPr>
        <w:t xml:space="preserve">exhaustive </w:t>
      </w:r>
      <w:r w:rsidR="00716673" w:rsidRPr="00930F5B">
        <w:rPr>
          <w:i/>
          <w:iCs/>
          <w:sz w:val="22"/>
          <w:szCs w:val="22"/>
        </w:rPr>
        <w:t>only</w:t>
      </w:r>
      <w:r w:rsidR="00716673" w:rsidRPr="00930F5B">
        <w:rPr>
          <w:sz w:val="22"/>
          <w:szCs w:val="22"/>
        </w:rPr>
        <w:t>-</w:t>
      </w:r>
      <w:r w:rsidR="000C02F9" w:rsidRPr="00930F5B">
        <w:rPr>
          <w:sz w:val="22"/>
          <w:szCs w:val="22"/>
        </w:rPr>
        <w:t>sentences, participants took significantly less time to choose A compared to B (</w:t>
      </w:r>
      <w:r w:rsidR="000C02F9" w:rsidRPr="00930F5B">
        <w:rPr>
          <w:i/>
          <w:iCs/>
          <w:sz w:val="22"/>
          <w:szCs w:val="22"/>
        </w:rPr>
        <w:t>β</w:t>
      </w:r>
      <w:r w:rsidR="000C02F9" w:rsidRPr="00930F5B">
        <w:rPr>
          <w:sz w:val="22"/>
          <w:szCs w:val="22"/>
        </w:rPr>
        <w:t xml:space="preserve"> = –</w:t>
      </w:r>
      <w:r w:rsidR="008F6487" w:rsidRPr="00930F5B">
        <w:t xml:space="preserve"> </w:t>
      </w:r>
      <w:r w:rsidR="008F6487" w:rsidRPr="00930F5B">
        <w:rPr>
          <w:sz w:val="22"/>
          <w:szCs w:val="22"/>
        </w:rPr>
        <w:t>0.4443</w:t>
      </w:r>
      <w:r w:rsidR="000C02F9" w:rsidRPr="00930F5B">
        <w:rPr>
          <w:sz w:val="22"/>
          <w:szCs w:val="22"/>
        </w:rPr>
        <w:t xml:space="preserve">, </w:t>
      </w:r>
      <w:r w:rsidR="000C02F9" w:rsidRPr="00930F5B">
        <w:rPr>
          <w:i/>
          <w:iCs/>
          <w:sz w:val="22"/>
          <w:szCs w:val="22"/>
        </w:rPr>
        <w:t>p</w:t>
      </w:r>
      <w:r w:rsidR="000C02F9" w:rsidRPr="00930F5B">
        <w:rPr>
          <w:sz w:val="22"/>
          <w:szCs w:val="22"/>
        </w:rPr>
        <w:t xml:space="preserve"> </w:t>
      </w:r>
      <w:r w:rsidR="009D15EB" w:rsidRPr="00930F5B">
        <w:rPr>
          <w:sz w:val="22"/>
          <w:szCs w:val="22"/>
        </w:rPr>
        <w:t>=</w:t>
      </w:r>
      <w:r w:rsidR="000C02F9" w:rsidRPr="00930F5B">
        <w:rPr>
          <w:sz w:val="22"/>
          <w:szCs w:val="22"/>
        </w:rPr>
        <w:t xml:space="preserve"> .</w:t>
      </w:r>
      <w:r w:rsidR="009D15EB" w:rsidRPr="00930F5B">
        <w:rPr>
          <w:sz w:val="22"/>
          <w:szCs w:val="22"/>
        </w:rPr>
        <w:t>0081</w:t>
      </w:r>
      <w:r w:rsidR="000C02F9" w:rsidRPr="00930F5B">
        <w:rPr>
          <w:sz w:val="22"/>
          <w:szCs w:val="22"/>
        </w:rPr>
        <w:t xml:space="preserve">), whereas they </w:t>
      </w:r>
      <w:r w:rsidR="00F466F9" w:rsidRPr="00930F5B">
        <w:rPr>
          <w:sz w:val="22"/>
          <w:szCs w:val="22"/>
        </w:rPr>
        <w:t xml:space="preserve">spent significantly </w:t>
      </w:r>
      <w:r w:rsidR="00EF6EF3" w:rsidRPr="00930F5B">
        <w:rPr>
          <w:sz w:val="22"/>
          <w:szCs w:val="22"/>
        </w:rPr>
        <w:t xml:space="preserve">more time to </w:t>
      </w:r>
      <w:r w:rsidR="009732AB" w:rsidRPr="00930F5B">
        <w:rPr>
          <w:sz w:val="22"/>
          <w:szCs w:val="22"/>
        </w:rPr>
        <w:t>select</w:t>
      </w:r>
      <w:r w:rsidR="00EF6EF3" w:rsidRPr="00930F5B">
        <w:rPr>
          <w:sz w:val="22"/>
          <w:szCs w:val="22"/>
        </w:rPr>
        <w:t xml:space="preserve"> A</w:t>
      </w:r>
      <w:r w:rsidR="00F466F9" w:rsidRPr="00930F5B">
        <w:rPr>
          <w:sz w:val="22"/>
          <w:szCs w:val="22"/>
        </w:rPr>
        <w:t xml:space="preserve"> </w:t>
      </w:r>
      <w:r w:rsidR="00BF5CBA" w:rsidRPr="00930F5B">
        <w:rPr>
          <w:sz w:val="22"/>
          <w:szCs w:val="22"/>
        </w:rPr>
        <w:t xml:space="preserve">after reading </w:t>
      </w:r>
      <w:r w:rsidR="008F6487" w:rsidRPr="00930F5B">
        <w:rPr>
          <w:sz w:val="22"/>
          <w:szCs w:val="22"/>
        </w:rPr>
        <w:t xml:space="preserve">a </w:t>
      </w:r>
      <w:r w:rsidR="00F466F9" w:rsidRPr="00930F5B">
        <w:rPr>
          <w:sz w:val="22"/>
          <w:szCs w:val="22"/>
        </w:rPr>
        <w:t>contrastive se</w:t>
      </w:r>
      <w:r w:rsidR="00BC1013" w:rsidRPr="00930F5B">
        <w:rPr>
          <w:sz w:val="22"/>
          <w:szCs w:val="22"/>
        </w:rPr>
        <w:t xml:space="preserve">ntence </w:t>
      </w:r>
      <w:r w:rsidR="009D15EB" w:rsidRPr="00930F5B">
        <w:rPr>
          <w:sz w:val="22"/>
          <w:szCs w:val="22"/>
        </w:rPr>
        <w:t xml:space="preserve">than an exhaustive sentence </w:t>
      </w:r>
      <w:r w:rsidR="00BC1013" w:rsidRPr="00930F5B">
        <w:rPr>
          <w:sz w:val="22"/>
          <w:szCs w:val="22"/>
        </w:rPr>
        <w:t>(</w:t>
      </w:r>
      <w:r w:rsidR="00BC1013" w:rsidRPr="00930F5B">
        <w:rPr>
          <w:i/>
          <w:iCs/>
          <w:sz w:val="22"/>
          <w:szCs w:val="22"/>
        </w:rPr>
        <w:t>β</w:t>
      </w:r>
      <w:r w:rsidR="00BC1013" w:rsidRPr="00930F5B">
        <w:rPr>
          <w:sz w:val="22"/>
          <w:szCs w:val="22"/>
        </w:rPr>
        <w:t xml:space="preserve"> = </w:t>
      </w:r>
      <w:r w:rsidR="009D15EB" w:rsidRPr="00930F5B">
        <w:rPr>
          <w:sz w:val="22"/>
          <w:szCs w:val="22"/>
        </w:rPr>
        <w:t>0.1876</w:t>
      </w:r>
      <w:r w:rsidR="00BC1013" w:rsidRPr="00930F5B">
        <w:rPr>
          <w:sz w:val="22"/>
          <w:szCs w:val="22"/>
        </w:rPr>
        <w:t xml:space="preserve">, </w:t>
      </w:r>
      <w:r w:rsidR="00BC1013" w:rsidRPr="00930F5B">
        <w:rPr>
          <w:i/>
          <w:iCs/>
          <w:sz w:val="22"/>
          <w:szCs w:val="22"/>
        </w:rPr>
        <w:t>p</w:t>
      </w:r>
      <w:r w:rsidR="00BC1013" w:rsidRPr="00930F5B">
        <w:rPr>
          <w:sz w:val="22"/>
          <w:szCs w:val="22"/>
        </w:rPr>
        <w:t xml:space="preserve"> = .</w:t>
      </w:r>
      <w:r w:rsidR="009D15EB" w:rsidRPr="00930F5B">
        <w:rPr>
          <w:sz w:val="22"/>
          <w:szCs w:val="22"/>
        </w:rPr>
        <w:t>0057</w:t>
      </w:r>
      <w:r w:rsidR="00BC1013" w:rsidRPr="00930F5B">
        <w:rPr>
          <w:sz w:val="22"/>
          <w:szCs w:val="22"/>
        </w:rPr>
        <w:t>)</w:t>
      </w:r>
      <w:r w:rsidR="002812F4" w:rsidRPr="00930F5B">
        <w:rPr>
          <w:sz w:val="22"/>
          <w:szCs w:val="22"/>
        </w:rPr>
        <w:t xml:space="preserve">. This </w:t>
      </w:r>
      <w:r w:rsidR="00E3643E" w:rsidRPr="00930F5B">
        <w:rPr>
          <w:sz w:val="22"/>
          <w:szCs w:val="22"/>
        </w:rPr>
        <w:t>suggest</w:t>
      </w:r>
      <w:r w:rsidR="002812F4" w:rsidRPr="00930F5B">
        <w:rPr>
          <w:sz w:val="22"/>
          <w:szCs w:val="22"/>
        </w:rPr>
        <w:t>s</w:t>
      </w:r>
      <w:r w:rsidR="00E3643E" w:rsidRPr="00930F5B">
        <w:rPr>
          <w:sz w:val="22"/>
          <w:szCs w:val="22"/>
        </w:rPr>
        <w:t xml:space="preserve"> that participants were faster to </w:t>
      </w:r>
      <w:r w:rsidR="00877D44" w:rsidRPr="00930F5B">
        <w:rPr>
          <w:sz w:val="22"/>
          <w:szCs w:val="22"/>
        </w:rPr>
        <w:t>pick the expected choice</w:t>
      </w:r>
      <w:r w:rsidR="00D81EB6" w:rsidRPr="00930F5B">
        <w:rPr>
          <w:sz w:val="22"/>
          <w:szCs w:val="22"/>
        </w:rPr>
        <w:t>s</w:t>
      </w:r>
      <w:r w:rsidR="00877D44" w:rsidRPr="00930F5B">
        <w:rPr>
          <w:sz w:val="22"/>
          <w:szCs w:val="22"/>
        </w:rPr>
        <w:t xml:space="preserve"> in </w:t>
      </w:r>
      <w:r w:rsidR="001E096E" w:rsidRPr="00930F5B">
        <w:rPr>
          <w:sz w:val="22"/>
          <w:szCs w:val="22"/>
        </w:rPr>
        <w:t>exhaustive</w:t>
      </w:r>
      <w:r w:rsidR="00877D44" w:rsidRPr="00930F5B">
        <w:rPr>
          <w:sz w:val="22"/>
          <w:szCs w:val="22"/>
        </w:rPr>
        <w:t xml:space="preserve"> and contrastive conditions</w:t>
      </w:r>
      <w:r w:rsidR="00C561F9" w:rsidRPr="00930F5B">
        <w:rPr>
          <w:sz w:val="22"/>
          <w:szCs w:val="22"/>
        </w:rPr>
        <w:t>, respectively</w:t>
      </w:r>
      <w:r w:rsidR="00877D44" w:rsidRPr="00930F5B">
        <w:rPr>
          <w:sz w:val="22"/>
          <w:szCs w:val="22"/>
        </w:rPr>
        <w:t xml:space="preserve">. </w:t>
      </w:r>
      <w:r w:rsidR="00E55AFC" w:rsidRPr="00930F5B">
        <w:rPr>
          <w:sz w:val="22"/>
          <w:szCs w:val="22"/>
        </w:rPr>
        <w:t>Crucially,</w:t>
      </w:r>
      <w:r w:rsidR="00877D44" w:rsidRPr="00930F5B">
        <w:rPr>
          <w:sz w:val="22"/>
          <w:szCs w:val="22"/>
        </w:rPr>
        <w:t xml:space="preserve"> no significant difference was observed </w:t>
      </w:r>
      <w:r w:rsidR="002812F4" w:rsidRPr="00930F5B">
        <w:rPr>
          <w:sz w:val="22"/>
          <w:szCs w:val="22"/>
        </w:rPr>
        <w:t xml:space="preserve">in dwell time </w:t>
      </w:r>
      <w:r w:rsidR="00877D44" w:rsidRPr="00930F5B">
        <w:rPr>
          <w:sz w:val="22"/>
          <w:szCs w:val="22"/>
        </w:rPr>
        <w:t xml:space="preserve">between </w:t>
      </w:r>
      <w:r w:rsidR="00D81EB6" w:rsidRPr="00930F5B">
        <w:rPr>
          <w:sz w:val="22"/>
          <w:szCs w:val="22"/>
        </w:rPr>
        <w:t xml:space="preserve">selecting </w:t>
      </w:r>
      <w:r w:rsidR="00877D44" w:rsidRPr="00930F5B">
        <w:rPr>
          <w:sz w:val="22"/>
          <w:szCs w:val="22"/>
        </w:rPr>
        <w:t xml:space="preserve">A </w:t>
      </w:r>
      <w:r w:rsidR="007222BF" w:rsidRPr="00930F5B">
        <w:rPr>
          <w:sz w:val="22"/>
          <w:szCs w:val="22"/>
        </w:rPr>
        <w:t>or</w:t>
      </w:r>
      <w:r w:rsidR="00877D44" w:rsidRPr="00930F5B">
        <w:rPr>
          <w:sz w:val="22"/>
          <w:szCs w:val="22"/>
        </w:rPr>
        <w:t xml:space="preserve"> B for</w:t>
      </w:r>
      <w:r w:rsidR="00395E50" w:rsidRPr="00930F5B">
        <w:rPr>
          <w:sz w:val="22"/>
          <w:szCs w:val="22"/>
        </w:rPr>
        <w:t xml:space="preserve"> </w:t>
      </w:r>
      <w:r w:rsidR="00B127EF" w:rsidRPr="00930F5B">
        <w:rPr>
          <w:sz w:val="22"/>
          <w:szCs w:val="22"/>
          <w:u w:val="single"/>
        </w:rPr>
        <w:t xml:space="preserve">the </w:t>
      </w:r>
      <w:r w:rsidR="00215FED" w:rsidRPr="00930F5B">
        <w:rPr>
          <w:sz w:val="22"/>
          <w:szCs w:val="22"/>
          <w:u w:val="single"/>
        </w:rPr>
        <w:t xml:space="preserve">unmodified </w:t>
      </w:r>
      <w:r w:rsidR="007B1711" w:rsidRPr="00930F5B">
        <w:rPr>
          <w:sz w:val="22"/>
          <w:szCs w:val="22"/>
          <w:u w:val="single"/>
        </w:rPr>
        <w:t xml:space="preserve">PVF </w:t>
      </w:r>
      <w:r w:rsidR="00877D44" w:rsidRPr="00930F5B">
        <w:rPr>
          <w:sz w:val="22"/>
          <w:szCs w:val="22"/>
          <w:u w:val="single"/>
        </w:rPr>
        <w:t>sentences</w:t>
      </w:r>
      <w:r w:rsidR="00156B2E" w:rsidRPr="00930F5B">
        <w:rPr>
          <w:sz w:val="22"/>
          <w:szCs w:val="22"/>
          <w:u w:val="single"/>
        </w:rPr>
        <w:t xml:space="preserve"> (</w:t>
      </w:r>
      <w:r w:rsidR="00156B2E" w:rsidRPr="00930F5B">
        <w:rPr>
          <w:i/>
          <w:iCs/>
          <w:sz w:val="22"/>
          <w:szCs w:val="22"/>
          <w:u w:val="single"/>
        </w:rPr>
        <w:t>β</w:t>
      </w:r>
      <w:r w:rsidR="00156B2E" w:rsidRPr="00930F5B">
        <w:rPr>
          <w:sz w:val="22"/>
          <w:szCs w:val="22"/>
          <w:u w:val="single"/>
        </w:rPr>
        <w:t xml:space="preserve"> = -.</w:t>
      </w:r>
      <w:r w:rsidR="00215FED" w:rsidRPr="00930F5B">
        <w:rPr>
          <w:sz w:val="22"/>
          <w:szCs w:val="22"/>
          <w:u w:val="single"/>
        </w:rPr>
        <w:t>2390</w:t>
      </w:r>
      <w:r w:rsidR="00156B2E" w:rsidRPr="00930F5B">
        <w:rPr>
          <w:sz w:val="22"/>
          <w:szCs w:val="22"/>
          <w:u w:val="single"/>
        </w:rPr>
        <w:t xml:space="preserve">, </w:t>
      </w:r>
      <w:r w:rsidR="00156B2E" w:rsidRPr="00930F5B">
        <w:rPr>
          <w:i/>
          <w:iCs/>
          <w:sz w:val="22"/>
          <w:szCs w:val="22"/>
          <w:u w:val="single"/>
        </w:rPr>
        <w:t>p</w:t>
      </w:r>
      <w:r w:rsidR="00156B2E" w:rsidRPr="00930F5B">
        <w:rPr>
          <w:sz w:val="22"/>
          <w:szCs w:val="22"/>
          <w:u w:val="single"/>
        </w:rPr>
        <w:t xml:space="preserve"> = .</w:t>
      </w:r>
      <w:r w:rsidR="00215FED" w:rsidRPr="00930F5B">
        <w:rPr>
          <w:sz w:val="22"/>
          <w:szCs w:val="22"/>
          <w:u w:val="single"/>
        </w:rPr>
        <w:t>539</w:t>
      </w:r>
      <w:r w:rsidR="00156B2E" w:rsidRPr="00930F5B">
        <w:rPr>
          <w:sz w:val="22"/>
          <w:szCs w:val="22"/>
          <w:u w:val="single"/>
        </w:rPr>
        <w:t>)</w:t>
      </w:r>
      <w:r w:rsidR="00877D44" w:rsidRPr="00930F5B">
        <w:rPr>
          <w:sz w:val="22"/>
          <w:szCs w:val="22"/>
          <w:u w:val="single"/>
        </w:rPr>
        <w:t xml:space="preserve">, </w:t>
      </w:r>
      <w:r w:rsidR="00156B2E" w:rsidRPr="00930F5B">
        <w:rPr>
          <w:sz w:val="22"/>
          <w:szCs w:val="22"/>
          <w:u w:val="single"/>
        </w:rPr>
        <w:t xml:space="preserve">implying that </w:t>
      </w:r>
      <w:r w:rsidR="003924C9" w:rsidRPr="00930F5B">
        <w:rPr>
          <w:sz w:val="22"/>
          <w:szCs w:val="22"/>
          <w:u w:val="single"/>
        </w:rPr>
        <w:t xml:space="preserve">participants </w:t>
      </w:r>
      <w:r w:rsidR="00EF40D2" w:rsidRPr="00930F5B">
        <w:rPr>
          <w:sz w:val="22"/>
          <w:szCs w:val="22"/>
          <w:u w:val="single"/>
        </w:rPr>
        <w:t>might consider</w:t>
      </w:r>
      <w:r w:rsidR="00540CA7" w:rsidRPr="00930F5B">
        <w:rPr>
          <w:sz w:val="22"/>
          <w:szCs w:val="22"/>
          <w:u w:val="single"/>
        </w:rPr>
        <w:t xml:space="preserve"> both representations equally plausible when </w:t>
      </w:r>
      <w:r w:rsidR="003924C9" w:rsidRPr="00930F5B">
        <w:rPr>
          <w:sz w:val="22"/>
          <w:szCs w:val="22"/>
          <w:u w:val="single"/>
        </w:rPr>
        <w:t>making</w:t>
      </w:r>
      <w:r w:rsidR="00540CA7" w:rsidRPr="00930F5B">
        <w:rPr>
          <w:sz w:val="22"/>
          <w:szCs w:val="22"/>
          <w:u w:val="single"/>
        </w:rPr>
        <w:t xml:space="preserve"> their</w:t>
      </w:r>
      <w:r w:rsidR="003924C9" w:rsidRPr="00930F5B">
        <w:rPr>
          <w:sz w:val="22"/>
          <w:szCs w:val="22"/>
          <w:u w:val="single"/>
        </w:rPr>
        <w:t xml:space="preserve"> choices</w:t>
      </w:r>
      <w:r w:rsidR="00205889" w:rsidRPr="00930F5B">
        <w:rPr>
          <w:sz w:val="22"/>
          <w:szCs w:val="22"/>
        </w:rPr>
        <w:t>.</w:t>
      </w:r>
    </w:p>
    <w:p w14:paraId="5BF3358A" w14:textId="06D48DB7" w:rsidR="002568B3" w:rsidRPr="00930F5B" w:rsidRDefault="00BC7BEE" w:rsidP="00B45F7D">
      <w:pPr>
        <w:spacing w:after="0"/>
        <w:ind w:firstLine="708"/>
        <w:rPr>
          <w:sz w:val="22"/>
          <w:szCs w:val="22"/>
        </w:rPr>
      </w:pPr>
      <w:commentRangeStart w:id="118"/>
      <w:commentRangeStart w:id="119"/>
      <w:r w:rsidRPr="00930F5B">
        <w:rPr>
          <w:sz w:val="22"/>
          <w:szCs w:val="22"/>
        </w:rPr>
        <w:t>Overall</w:t>
      </w:r>
      <w:commentRangeEnd w:id="118"/>
      <w:r w:rsidR="00B45F7D" w:rsidRPr="00930F5B">
        <w:rPr>
          <w:rStyle w:val="CommentReference"/>
          <w:sz w:val="22"/>
          <w:szCs w:val="22"/>
        </w:rPr>
        <w:commentReference w:id="118"/>
      </w:r>
      <w:commentRangeEnd w:id="119"/>
      <w:r w:rsidR="00B45F7D" w:rsidRPr="00930F5B">
        <w:rPr>
          <w:rStyle w:val="CommentReference"/>
          <w:sz w:val="22"/>
          <w:szCs w:val="22"/>
        </w:rPr>
        <w:commentReference w:id="119"/>
      </w:r>
      <w:r w:rsidRPr="00930F5B">
        <w:rPr>
          <w:sz w:val="22"/>
          <w:szCs w:val="22"/>
        </w:rPr>
        <w:t>,</w:t>
      </w:r>
      <w:r w:rsidR="00C824C3" w:rsidRPr="00930F5B">
        <w:rPr>
          <w:sz w:val="22"/>
          <w:szCs w:val="22"/>
        </w:rPr>
        <w:t xml:space="preserve"> </w:t>
      </w:r>
      <w:r w:rsidRPr="00930F5B">
        <w:rPr>
          <w:sz w:val="22"/>
          <w:szCs w:val="22"/>
        </w:rPr>
        <w:t>our</w:t>
      </w:r>
      <w:r w:rsidR="00D43398" w:rsidRPr="00930F5B">
        <w:rPr>
          <w:sz w:val="22"/>
          <w:szCs w:val="22"/>
        </w:rPr>
        <w:t xml:space="preserve"> results </w:t>
      </w:r>
      <w:r w:rsidR="007222BF" w:rsidRPr="00930F5B">
        <w:rPr>
          <w:sz w:val="22"/>
          <w:szCs w:val="22"/>
        </w:rPr>
        <w:t>suggest</w:t>
      </w:r>
      <w:r w:rsidR="00C824C3" w:rsidRPr="00930F5B">
        <w:rPr>
          <w:sz w:val="22"/>
          <w:szCs w:val="22"/>
        </w:rPr>
        <w:t xml:space="preserve"> that</w:t>
      </w:r>
      <w:r w:rsidR="00D45929" w:rsidRPr="00930F5B">
        <w:rPr>
          <w:sz w:val="22"/>
          <w:szCs w:val="22"/>
        </w:rPr>
        <w:t xml:space="preserve"> </w:t>
      </w:r>
      <w:r w:rsidR="00AD159F" w:rsidRPr="00930F5B">
        <w:rPr>
          <w:sz w:val="22"/>
          <w:szCs w:val="22"/>
        </w:rPr>
        <w:t xml:space="preserve">Hungarian </w:t>
      </w:r>
      <w:r w:rsidR="006B51E3" w:rsidRPr="00930F5B">
        <w:rPr>
          <w:sz w:val="22"/>
          <w:szCs w:val="22"/>
        </w:rPr>
        <w:t>PVF</w:t>
      </w:r>
      <w:r w:rsidR="009817B6" w:rsidRPr="00930F5B">
        <w:rPr>
          <w:sz w:val="22"/>
          <w:szCs w:val="22"/>
        </w:rPr>
        <w:t xml:space="preserve"> </w:t>
      </w:r>
      <w:r w:rsidR="00D1699F" w:rsidRPr="00930F5B">
        <w:rPr>
          <w:sz w:val="22"/>
          <w:szCs w:val="22"/>
        </w:rPr>
        <w:t>construction</w:t>
      </w:r>
      <w:r w:rsidR="0031441B" w:rsidRPr="00930F5B">
        <w:rPr>
          <w:sz w:val="22"/>
          <w:szCs w:val="22"/>
        </w:rPr>
        <w:t xml:space="preserve">s </w:t>
      </w:r>
      <w:r w:rsidR="009817B6" w:rsidRPr="00930F5B">
        <w:rPr>
          <w:sz w:val="22"/>
          <w:szCs w:val="22"/>
        </w:rPr>
        <w:t>tend to be interpreted exhaustively</w:t>
      </w:r>
      <w:r w:rsidR="0059026F" w:rsidRPr="00930F5B">
        <w:rPr>
          <w:sz w:val="22"/>
          <w:szCs w:val="22"/>
        </w:rPr>
        <w:t>,</w:t>
      </w:r>
      <w:r w:rsidR="00C30AD6" w:rsidRPr="00930F5B">
        <w:rPr>
          <w:sz w:val="22"/>
          <w:szCs w:val="22"/>
        </w:rPr>
        <w:t xml:space="preserve"> when no additional context is provided</w:t>
      </w:r>
      <w:r w:rsidR="0059026F" w:rsidRPr="00930F5B">
        <w:rPr>
          <w:sz w:val="22"/>
          <w:szCs w:val="22"/>
        </w:rPr>
        <w:t xml:space="preserve">, </w:t>
      </w:r>
      <w:r w:rsidR="006B51E3" w:rsidRPr="00930F5B">
        <w:rPr>
          <w:sz w:val="22"/>
          <w:szCs w:val="22"/>
        </w:rPr>
        <w:t>although</w:t>
      </w:r>
      <w:r w:rsidR="00B45F7D" w:rsidRPr="00930F5B">
        <w:rPr>
          <w:sz w:val="22"/>
          <w:szCs w:val="22"/>
        </w:rPr>
        <w:t xml:space="preserve"> non-exhaustive interpretations </w:t>
      </w:r>
      <w:r w:rsidR="006B51E3" w:rsidRPr="00930F5B">
        <w:rPr>
          <w:sz w:val="22"/>
          <w:szCs w:val="22"/>
        </w:rPr>
        <w:t>remain</w:t>
      </w:r>
      <w:r w:rsidR="00B45F7D" w:rsidRPr="00930F5B">
        <w:rPr>
          <w:sz w:val="22"/>
          <w:szCs w:val="22"/>
        </w:rPr>
        <w:t xml:space="preserve"> possible</w:t>
      </w:r>
      <w:r w:rsidR="002116C9" w:rsidRPr="00930F5B">
        <w:rPr>
          <w:sz w:val="22"/>
          <w:szCs w:val="22"/>
        </w:rPr>
        <w:t>.</w:t>
      </w:r>
      <w:r w:rsidR="009817B6" w:rsidRPr="00930F5B">
        <w:rPr>
          <w:sz w:val="22"/>
          <w:szCs w:val="22"/>
        </w:rPr>
        <w:t xml:space="preserve"> </w:t>
      </w:r>
      <w:r w:rsidR="006B51E3" w:rsidRPr="001E096E">
        <w:rPr>
          <w:sz w:val="22"/>
          <w:szCs w:val="22"/>
        </w:rPr>
        <w:t>Our study</w:t>
      </w:r>
      <w:r w:rsidR="00B45F7D" w:rsidRPr="001E096E">
        <w:rPr>
          <w:sz w:val="22"/>
          <w:szCs w:val="22"/>
        </w:rPr>
        <w:t xml:space="preserve"> reconcile</w:t>
      </w:r>
      <w:r w:rsidR="006B51E3" w:rsidRPr="001E096E">
        <w:rPr>
          <w:sz w:val="22"/>
          <w:szCs w:val="22"/>
        </w:rPr>
        <w:t>s</w:t>
      </w:r>
      <w:r w:rsidR="00B45F7D" w:rsidRPr="001E096E">
        <w:rPr>
          <w:sz w:val="22"/>
          <w:szCs w:val="22"/>
        </w:rPr>
        <w:t xml:space="preserve"> long-standing theoretical debates by showing that PVFs </w:t>
      </w:r>
      <w:r w:rsidR="006B51E3" w:rsidRPr="001E096E">
        <w:rPr>
          <w:sz w:val="22"/>
          <w:szCs w:val="22"/>
        </w:rPr>
        <w:t>show an</w:t>
      </w:r>
      <w:r w:rsidR="00B45F7D" w:rsidRPr="001E096E">
        <w:rPr>
          <w:sz w:val="22"/>
          <w:szCs w:val="22"/>
        </w:rPr>
        <w:t xml:space="preserve"> exhaustivity </w:t>
      </w:r>
      <w:r w:rsidR="006B51E3" w:rsidRPr="001E096E">
        <w:rPr>
          <w:sz w:val="22"/>
          <w:szCs w:val="22"/>
        </w:rPr>
        <w:t xml:space="preserve">bias </w:t>
      </w:r>
      <w:r w:rsidR="00B45F7D" w:rsidRPr="001E096E">
        <w:rPr>
          <w:sz w:val="22"/>
          <w:szCs w:val="22"/>
        </w:rPr>
        <w:t xml:space="preserve">in interpretation, while remaining semantically underspecified during processing. </w:t>
      </w:r>
      <w:r w:rsidR="006B51E3" w:rsidRPr="00930F5B">
        <w:rPr>
          <w:sz w:val="22"/>
          <w:szCs w:val="22"/>
        </w:rPr>
        <w:t>This may likely be due to</w:t>
      </w:r>
      <w:r w:rsidR="0059026F" w:rsidRPr="00930F5B">
        <w:rPr>
          <w:sz w:val="22"/>
          <w:szCs w:val="22"/>
        </w:rPr>
        <w:t xml:space="preserve"> the frequent pragmatic support</w:t>
      </w:r>
      <w:r w:rsidR="006B51E3" w:rsidRPr="00930F5B">
        <w:rPr>
          <w:sz w:val="22"/>
          <w:szCs w:val="22"/>
        </w:rPr>
        <w:t xml:space="preserve"> for</w:t>
      </w:r>
      <w:r w:rsidR="0059026F" w:rsidRPr="00930F5B">
        <w:rPr>
          <w:sz w:val="22"/>
          <w:szCs w:val="22"/>
        </w:rPr>
        <w:t xml:space="preserve"> </w:t>
      </w:r>
      <w:r w:rsidR="006B51E3" w:rsidRPr="00930F5B">
        <w:rPr>
          <w:sz w:val="22"/>
          <w:szCs w:val="22"/>
        </w:rPr>
        <w:t>exhaustive</w:t>
      </w:r>
      <w:r w:rsidR="0059026F" w:rsidRPr="00930F5B">
        <w:rPr>
          <w:sz w:val="22"/>
          <w:szCs w:val="22"/>
        </w:rPr>
        <w:t xml:space="preserve"> interpretation. </w:t>
      </w:r>
      <w:r w:rsidR="002116C9" w:rsidRPr="00930F5B">
        <w:rPr>
          <w:sz w:val="22"/>
          <w:szCs w:val="22"/>
        </w:rPr>
        <w:t>Th</w:t>
      </w:r>
      <w:r w:rsidR="0059026F" w:rsidRPr="00930F5B">
        <w:rPr>
          <w:sz w:val="22"/>
          <w:szCs w:val="22"/>
        </w:rPr>
        <w:t>e</w:t>
      </w:r>
      <w:r w:rsidR="002116C9" w:rsidRPr="00930F5B">
        <w:rPr>
          <w:sz w:val="22"/>
          <w:szCs w:val="22"/>
        </w:rPr>
        <w:t xml:space="preserve"> exhaustive bias seems to persist</w:t>
      </w:r>
      <w:r w:rsidR="008640FB" w:rsidRPr="00930F5B">
        <w:rPr>
          <w:sz w:val="22"/>
          <w:szCs w:val="22"/>
        </w:rPr>
        <w:t>, but much weakened,</w:t>
      </w:r>
      <w:r w:rsidR="002E44DF" w:rsidRPr="00930F5B">
        <w:rPr>
          <w:sz w:val="22"/>
          <w:szCs w:val="22"/>
        </w:rPr>
        <w:t xml:space="preserve"> </w:t>
      </w:r>
      <w:r w:rsidR="002116C9" w:rsidRPr="00930F5B">
        <w:rPr>
          <w:sz w:val="22"/>
          <w:szCs w:val="22"/>
        </w:rPr>
        <w:t>when</w:t>
      </w:r>
      <w:r w:rsidR="001D5C3F" w:rsidRPr="00930F5B">
        <w:rPr>
          <w:sz w:val="22"/>
          <w:szCs w:val="22"/>
        </w:rPr>
        <w:t xml:space="preserve"> </w:t>
      </w:r>
      <w:r w:rsidR="00810F27" w:rsidRPr="00930F5B">
        <w:rPr>
          <w:sz w:val="22"/>
          <w:szCs w:val="22"/>
        </w:rPr>
        <w:t>‘</w:t>
      </w:r>
      <w:r w:rsidR="001D5C3F" w:rsidRPr="00930F5B">
        <w:rPr>
          <w:sz w:val="22"/>
          <w:szCs w:val="22"/>
        </w:rPr>
        <w:t>among</w:t>
      </w:r>
      <w:r w:rsidR="00A01396" w:rsidRPr="00930F5B">
        <w:rPr>
          <w:sz w:val="22"/>
          <w:szCs w:val="22"/>
        </w:rPr>
        <w:t>st</w:t>
      </w:r>
      <w:r w:rsidR="001D5C3F" w:rsidRPr="00930F5B">
        <w:rPr>
          <w:sz w:val="22"/>
          <w:szCs w:val="22"/>
        </w:rPr>
        <w:t xml:space="preserve"> other</w:t>
      </w:r>
      <w:r w:rsidR="00810F27" w:rsidRPr="00930F5B">
        <w:rPr>
          <w:sz w:val="22"/>
          <w:szCs w:val="22"/>
        </w:rPr>
        <w:t>s’</w:t>
      </w:r>
      <w:r w:rsidR="00AB0282" w:rsidRPr="00930F5B">
        <w:rPr>
          <w:sz w:val="22"/>
          <w:szCs w:val="22"/>
        </w:rPr>
        <w:t xml:space="preserve"> </w:t>
      </w:r>
      <w:r w:rsidR="002116C9" w:rsidRPr="00930F5B">
        <w:rPr>
          <w:sz w:val="22"/>
          <w:szCs w:val="22"/>
        </w:rPr>
        <w:t xml:space="preserve">is present, despite </w:t>
      </w:r>
      <w:r w:rsidR="00472644" w:rsidRPr="00930F5B">
        <w:rPr>
          <w:sz w:val="22"/>
          <w:szCs w:val="22"/>
        </w:rPr>
        <w:t>its</w:t>
      </w:r>
      <w:r w:rsidR="002116C9" w:rsidRPr="00930F5B">
        <w:rPr>
          <w:sz w:val="22"/>
          <w:szCs w:val="22"/>
        </w:rPr>
        <w:t xml:space="preserve"> licensing</w:t>
      </w:r>
      <w:r w:rsidR="00BA0C08" w:rsidRPr="00930F5B">
        <w:rPr>
          <w:sz w:val="22"/>
          <w:szCs w:val="22"/>
        </w:rPr>
        <w:t xml:space="preserve"> a contrastive reading </w:t>
      </w:r>
      <w:r w:rsidR="007F764A" w:rsidRPr="00930F5B">
        <w:rPr>
          <w:sz w:val="22"/>
          <w:szCs w:val="22"/>
        </w:rPr>
        <w:t>in</w:t>
      </w:r>
      <w:r w:rsidR="00D17B6F" w:rsidRPr="00930F5B">
        <w:rPr>
          <w:sz w:val="22"/>
          <w:szCs w:val="22"/>
        </w:rPr>
        <w:t xml:space="preserve"> truth</w:t>
      </w:r>
      <w:r w:rsidR="002116C9" w:rsidRPr="00930F5B">
        <w:rPr>
          <w:sz w:val="22"/>
          <w:szCs w:val="22"/>
        </w:rPr>
        <w:t xml:space="preserve"> value</w:t>
      </w:r>
      <w:r w:rsidR="001D5C3F" w:rsidRPr="00930F5B">
        <w:rPr>
          <w:sz w:val="22"/>
          <w:szCs w:val="22"/>
        </w:rPr>
        <w:t xml:space="preserve">. </w:t>
      </w:r>
    </w:p>
    <w:tbl>
      <w:tblPr>
        <w:tblStyle w:val="TableGrid"/>
        <w:tblW w:w="9114" w:type="dxa"/>
        <w:tblInd w:w="-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284" w:type="dxa"/>
        </w:tblCellMar>
        <w:tblLook w:val="04A0" w:firstRow="1" w:lastRow="0" w:firstColumn="1" w:lastColumn="0" w:noHBand="0" w:noVBand="1"/>
      </w:tblPr>
      <w:tblGrid>
        <w:gridCol w:w="542"/>
        <w:gridCol w:w="394"/>
        <w:gridCol w:w="1383"/>
        <w:gridCol w:w="1416"/>
        <w:gridCol w:w="3281"/>
        <w:gridCol w:w="2098"/>
      </w:tblGrid>
      <w:tr w:rsidR="007D7CF6" w:rsidRPr="00930F5B" w14:paraId="133209DD" w14:textId="77777777" w:rsidTr="002568B3">
        <w:trPr>
          <w:trHeight w:val="227"/>
        </w:trPr>
        <w:tc>
          <w:tcPr>
            <w:tcW w:w="0" w:type="auto"/>
          </w:tcPr>
          <w:p w14:paraId="1C59E0F4" w14:textId="77777777" w:rsidR="002568B3" w:rsidRPr="00930F5B" w:rsidRDefault="002568B3" w:rsidP="00547A8F">
            <w:pPr>
              <w:pStyle w:val="Example"/>
              <w:rPr>
                <w:sz w:val="22"/>
                <w:szCs w:val="22"/>
              </w:rPr>
            </w:pPr>
            <w:r w:rsidRPr="00930F5B">
              <w:rPr>
                <w:sz w:val="22"/>
                <w:szCs w:val="22"/>
              </w:rPr>
              <w:t>(1)</w:t>
            </w:r>
          </w:p>
        </w:tc>
        <w:tc>
          <w:tcPr>
            <w:tcW w:w="0" w:type="auto"/>
          </w:tcPr>
          <w:p w14:paraId="3F17A0BF" w14:textId="77777777" w:rsidR="002568B3" w:rsidRPr="00930F5B" w:rsidRDefault="002568B3" w:rsidP="00547A8F">
            <w:pPr>
              <w:pStyle w:val="Example"/>
              <w:rPr>
                <w:sz w:val="22"/>
                <w:szCs w:val="22"/>
              </w:rPr>
            </w:pPr>
            <w:r w:rsidRPr="00930F5B">
              <w:rPr>
                <w:sz w:val="22"/>
                <w:szCs w:val="22"/>
              </w:rPr>
              <w:t>a</w:t>
            </w:r>
          </w:p>
        </w:tc>
        <w:tc>
          <w:tcPr>
            <w:tcW w:w="1422" w:type="dxa"/>
          </w:tcPr>
          <w:p w14:paraId="087E8A65" w14:textId="77777777" w:rsidR="002568B3" w:rsidRPr="00930F5B" w:rsidRDefault="002568B3" w:rsidP="00547A8F">
            <w:pPr>
              <w:pStyle w:val="Example"/>
              <w:rPr>
                <w:i/>
                <w:iCs/>
                <w:sz w:val="22"/>
                <w:szCs w:val="22"/>
              </w:rPr>
            </w:pPr>
            <w:r w:rsidRPr="00930F5B">
              <w:rPr>
                <w:i/>
                <w:iCs/>
                <w:sz w:val="22"/>
                <w:szCs w:val="22"/>
              </w:rPr>
              <w:t>Anna</w:t>
            </w:r>
          </w:p>
        </w:tc>
        <w:tc>
          <w:tcPr>
            <w:tcW w:w="1791" w:type="dxa"/>
          </w:tcPr>
          <w:p w14:paraId="798FF158" w14:textId="77777777" w:rsidR="002568B3" w:rsidRPr="00930F5B" w:rsidRDefault="002568B3" w:rsidP="00547A8F">
            <w:pPr>
              <w:pStyle w:val="Example"/>
              <w:rPr>
                <w:i/>
                <w:iCs/>
                <w:sz w:val="22"/>
                <w:szCs w:val="22"/>
              </w:rPr>
            </w:pPr>
          </w:p>
        </w:tc>
        <w:tc>
          <w:tcPr>
            <w:tcW w:w="2089" w:type="dxa"/>
          </w:tcPr>
          <w:p w14:paraId="222AC710" w14:textId="3634DC74" w:rsidR="002568B3" w:rsidRPr="00930F5B" w:rsidRDefault="002568B3" w:rsidP="00547A8F">
            <w:pPr>
              <w:pStyle w:val="Example"/>
              <w:rPr>
                <w:i/>
                <w:iCs/>
                <w:sz w:val="22"/>
                <w:szCs w:val="22"/>
              </w:rPr>
            </w:pPr>
            <w:r w:rsidRPr="00930F5B">
              <w:rPr>
                <w:i/>
                <w:iCs/>
                <w:sz w:val="22"/>
                <w:szCs w:val="22"/>
              </w:rPr>
              <w:t>meg</w:t>
            </w:r>
            <w:r w:rsidR="00147B6F" w:rsidRPr="00930F5B">
              <w:rPr>
                <w:i/>
                <w:iCs/>
                <w:sz w:val="22"/>
                <w:szCs w:val="22"/>
              </w:rPr>
              <w:t>-</w:t>
            </w:r>
            <w:r w:rsidRPr="00930F5B">
              <w:rPr>
                <w:i/>
                <w:iCs/>
                <w:sz w:val="22"/>
                <w:szCs w:val="22"/>
              </w:rPr>
              <w:t>ette</w:t>
            </w:r>
          </w:p>
        </w:tc>
        <w:tc>
          <w:tcPr>
            <w:tcW w:w="2877" w:type="dxa"/>
          </w:tcPr>
          <w:p w14:paraId="5E2381A9" w14:textId="77777777" w:rsidR="002568B3" w:rsidRPr="00930F5B" w:rsidRDefault="002568B3" w:rsidP="00547A8F">
            <w:pPr>
              <w:pStyle w:val="Example"/>
              <w:rPr>
                <w:i/>
                <w:iCs/>
                <w:sz w:val="22"/>
                <w:szCs w:val="22"/>
              </w:rPr>
            </w:pPr>
            <w:r w:rsidRPr="00930F5B">
              <w:rPr>
                <w:i/>
                <w:iCs/>
                <w:sz w:val="22"/>
                <w:szCs w:val="22"/>
              </w:rPr>
              <w:t>a banánt.</w:t>
            </w:r>
          </w:p>
        </w:tc>
      </w:tr>
      <w:tr w:rsidR="007D7CF6" w:rsidRPr="00930F5B" w14:paraId="307213D3" w14:textId="77777777" w:rsidTr="002568B3">
        <w:trPr>
          <w:trHeight w:val="227"/>
        </w:trPr>
        <w:tc>
          <w:tcPr>
            <w:tcW w:w="0" w:type="auto"/>
          </w:tcPr>
          <w:p w14:paraId="01B1121F" w14:textId="77777777" w:rsidR="002568B3" w:rsidRPr="00930F5B" w:rsidRDefault="002568B3" w:rsidP="00547A8F">
            <w:pPr>
              <w:pStyle w:val="Example"/>
              <w:rPr>
                <w:sz w:val="22"/>
                <w:szCs w:val="22"/>
              </w:rPr>
            </w:pPr>
          </w:p>
        </w:tc>
        <w:tc>
          <w:tcPr>
            <w:tcW w:w="0" w:type="auto"/>
          </w:tcPr>
          <w:p w14:paraId="0110D089" w14:textId="77777777" w:rsidR="002568B3" w:rsidRPr="00930F5B" w:rsidRDefault="002568B3" w:rsidP="00547A8F">
            <w:pPr>
              <w:pStyle w:val="Example"/>
              <w:rPr>
                <w:sz w:val="22"/>
                <w:szCs w:val="22"/>
              </w:rPr>
            </w:pPr>
          </w:p>
        </w:tc>
        <w:tc>
          <w:tcPr>
            <w:tcW w:w="1422" w:type="dxa"/>
          </w:tcPr>
          <w:p w14:paraId="7D1CBDC2" w14:textId="31BE64DC" w:rsidR="002568B3" w:rsidRPr="00930F5B" w:rsidRDefault="002568B3" w:rsidP="00547A8F">
            <w:pPr>
              <w:pStyle w:val="Example"/>
              <w:rPr>
                <w:sz w:val="22"/>
                <w:szCs w:val="22"/>
              </w:rPr>
            </w:pPr>
            <w:r w:rsidRPr="00930F5B">
              <w:rPr>
                <w:sz w:val="22"/>
                <w:szCs w:val="22"/>
              </w:rPr>
              <w:t>Anna</w:t>
            </w:r>
            <w:r w:rsidR="00600C97" w:rsidRPr="00930F5B">
              <w:rPr>
                <w:sz w:val="22"/>
                <w:szCs w:val="22"/>
              </w:rPr>
              <w:t>[</w:t>
            </w:r>
            <w:r w:rsidR="00600C97" w:rsidRPr="00930F5B">
              <w:rPr>
                <w:smallCaps/>
                <w:sz w:val="22"/>
                <w:szCs w:val="22"/>
              </w:rPr>
              <w:t>nom</w:t>
            </w:r>
            <w:r w:rsidR="00600C97" w:rsidRPr="00930F5B">
              <w:rPr>
                <w:sz w:val="22"/>
                <w:szCs w:val="22"/>
              </w:rPr>
              <w:t>]</w:t>
            </w:r>
          </w:p>
        </w:tc>
        <w:tc>
          <w:tcPr>
            <w:tcW w:w="1791" w:type="dxa"/>
          </w:tcPr>
          <w:p w14:paraId="52A8AFD5" w14:textId="77777777" w:rsidR="002568B3" w:rsidRPr="00930F5B" w:rsidRDefault="002568B3" w:rsidP="00547A8F">
            <w:pPr>
              <w:pStyle w:val="Example"/>
              <w:rPr>
                <w:sz w:val="22"/>
                <w:szCs w:val="22"/>
              </w:rPr>
            </w:pPr>
          </w:p>
        </w:tc>
        <w:tc>
          <w:tcPr>
            <w:tcW w:w="2089" w:type="dxa"/>
          </w:tcPr>
          <w:p w14:paraId="2C6E6ED9" w14:textId="15D308D6" w:rsidR="002568B3" w:rsidRPr="00930F5B" w:rsidRDefault="007D7CF6" w:rsidP="00547A8F">
            <w:pPr>
              <w:pStyle w:val="Example"/>
              <w:rPr>
                <w:sz w:val="22"/>
                <w:szCs w:val="22"/>
              </w:rPr>
            </w:pPr>
            <w:r w:rsidRPr="00930F5B">
              <w:rPr>
                <w:smallCaps/>
                <w:sz w:val="22"/>
                <w:szCs w:val="22"/>
              </w:rPr>
              <w:t>vpx</w:t>
            </w:r>
            <w:commentRangeStart w:id="120"/>
            <w:commentRangeStart w:id="121"/>
            <w:commentRangeStart w:id="122"/>
            <w:r w:rsidR="002568B3" w:rsidRPr="00930F5B">
              <w:rPr>
                <w:sz w:val="22"/>
                <w:szCs w:val="22"/>
              </w:rPr>
              <w:t>-eat.</w:t>
            </w:r>
            <w:r w:rsidRPr="00930F5B">
              <w:rPr>
                <w:smallCaps/>
                <w:sz w:val="22"/>
                <w:szCs w:val="22"/>
              </w:rPr>
              <w:t>pst.3sg</w:t>
            </w:r>
            <w:commentRangeEnd w:id="120"/>
            <w:r w:rsidR="00600C97" w:rsidRPr="00930F5B">
              <w:rPr>
                <w:rStyle w:val="CommentReference"/>
                <w:sz w:val="22"/>
                <w:szCs w:val="22"/>
              </w:rPr>
              <w:commentReference w:id="120"/>
            </w:r>
            <w:commentRangeEnd w:id="121"/>
            <w:r w:rsidR="00F34F09" w:rsidRPr="00930F5B">
              <w:rPr>
                <w:rStyle w:val="CommentReference"/>
                <w:sz w:val="22"/>
                <w:szCs w:val="22"/>
              </w:rPr>
              <w:commentReference w:id="121"/>
            </w:r>
            <w:commentRangeEnd w:id="122"/>
            <w:r w:rsidR="0059026F" w:rsidRPr="00930F5B">
              <w:rPr>
                <w:rStyle w:val="CommentReference"/>
                <w:sz w:val="22"/>
                <w:szCs w:val="22"/>
              </w:rPr>
              <w:commentReference w:id="122"/>
            </w:r>
          </w:p>
        </w:tc>
        <w:tc>
          <w:tcPr>
            <w:tcW w:w="2877" w:type="dxa"/>
          </w:tcPr>
          <w:p w14:paraId="239F46F6" w14:textId="5CA966A6" w:rsidR="002568B3" w:rsidRPr="00930F5B" w:rsidRDefault="002568B3" w:rsidP="00547A8F">
            <w:pPr>
              <w:pStyle w:val="Example"/>
              <w:rPr>
                <w:sz w:val="22"/>
                <w:szCs w:val="22"/>
              </w:rPr>
            </w:pPr>
            <w:r w:rsidRPr="00930F5B">
              <w:rPr>
                <w:sz w:val="22"/>
                <w:szCs w:val="22"/>
              </w:rPr>
              <w:t>the banana</w:t>
            </w:r>
            <w:r w:rsidR="007D7CF6" w:rsidRPr="00930F5B">
              <w:rPr>
                <w:sz w:val="22"/>
                <w:szCs w:val="22"/>
              </w:rPr>
              <w:t>-</w:t>
            </w:r>
            <w:r w:rsidR="007D7CF6" w:rsidRPr="00930F5B">
              <w:rPr>
                <w:smallCaps/>
                <w:sz w:val="22"/>
                <w:szCs w:val="22"/>
              </w:rPr>
              <w:t>acc</w:t>
            </w:r>
          </w:p>
        </w:tc>
      </w:tr>
      <w:tr w:rsidR="002568B3" w:rsidRPr="00930F5B" w14:paraId="51D9D45C" w14:textId="77777777" w:rsidTr="002568B3">
        <w:trPr>
          <w:trHeight w:val="227"/>
        </w:trPr>
        <w:tc>
          <w:tcPr>
            <w:tcW w:w="0" w:type="auto"/>
          </w:tcPr>
          <w:p w14:paraId="236F51EE" w14:textId="77777777" w:rsidR="002568B3" w:rsidRPr="00930F5B" w:rsidRDefault="002568B3" w:rsidP="00547A8F">
            <w:pPr>
              <w:pStyle w:val="Example"/>
              <w:rPr>
                <w:sz w:val="22"/>
                <w:szCs w:val="22"/>
              </w:rPr>
            </w:pPr>
          </w:p>
        </w:tc>
        <w:tc>
          <w:tcPr>
            <w:tcW w:w="0" w:type="auto"/>
          </w:tcPr>
          <w:p w14:paraId="00A6EDDC" w14:textId="77777777" w:rsidR="002568B3" w:rsidRPr="00930F5B" w:rsidRDefault="002568B3" w:rsidP="00547A8F">
            <w:pPr>
              <w:pStyle w:val="Example"/>
              <w:rPr>
                <w:sz w:val="22"/>
                <w:szCs w:val="22"/>
              </w:rPr>
            </w:pPr>
          </w:p>
        </w:tc>
        <w:tc>
          <w:tcPr>
            <w:tcW w:w="8179" w:type="dxa"/>
            <w:gridSpan w:val="4"/>
          </w:tcPr>
          <w:p w14:paraId="1EFFAE99" w14:textId="77777777" w:rsidR="002568B3" w:rsidRPr="00930F5B" w:rsidRDefault="002568B3" w:rsidP="00547A8F">
            <w:pPr>
              <w:pStyle w:val="Example"/>
              <w:rPr>
                <w:sz w:val="22"/>
                <w:szCs w:val="22"/>
              </w:rPr>
            </w:pPr>
            <w:r w:rsidRPr="00930F5B">
              <w:rPr>
                <w:sz w:val="22"/>
                <w:szCs w:val="22"/>
              </w:rPr>
              <w:t>‘Anna ate the banana.’</w:t>
            </w:r>
          </w:p>
        </w:tc>
      </w:tr>
      <w:tr w:rsidR="007D7CF6" w:rsidRPr="00930F5B" w14:paraId="53391788" w14:textId="77777777" w:rsidTr="002568B3">
        <w:trPr>
          <w:trHeight w:val="227"/>
        </w:trPr>
        <w:tc>
          <w:tcPr>
            <w:tcW w:w="0" w:type="auto"/>
          </w:tcPr>
          <w:p w14:paraId="2CB4BC48" w14:textId="77777777" w:rsidR="002568B3" w:rsidRPr="00930F5B" w:rsidRDefault="002568B3" w:rsidP="00547A8F">
            <w:pPr>
              <w:pStyle w:val="Example"/>
              <w:rPr>
                <w:sz w:val="22"/>
                <w:szCs w:val="22"/>
              </w:rPr>
            </w:pPr>
          </w:p>
        </w:tc>
        <w:tc>
          <w:tcPr>
            <w:tcW w:w="0" w:type="auto"/>
          </w:tcPr>
          <w:p w14:paraId="2CA7D2B3" w14:textId="77777777" w:rsidR="002568B3" w:rsidRPr="00930F5B" w:rsidRDefault="002568B3" w:rsidP="00547A8F">
            <w:pPr>
              <w:pStyle w:val="Example"/>
              <w:rPr>
                <w:sz w:val="22"/>
                <w:szCs w:val="22"/>
              </w:rPr>
            </w:pPr>
            <w:r w:rsidRPr="00930F5B">
              <w:rPr>
                <w:sz w:val="22"/>
                <w:szCs w:val="22"/>
              </w:rPr>
              <w:t>b</w:t>
            </w:r>
          </w:p>
        </w:tc>
        <w:tc>
          <w:tcPr>
            <w:tcW w:w="1422" w:type="dxa"/>
          </w:tcPr>
          <w:p w14:paraId="3D4AEDE0" w14:textId="77777777" w:rsidR="002568B3" w:rsidRPr="00930F5B" w:rsidRDefault="002568B3" w:rsidP="00547A8F">
            <w:pPr>
              <w:pStyle w:val="Example"/>
              <w:rPr>
                <w:i/>
                <w:iCs/>
                <w:sz w:val="22"/>
                <w:szCs w:val="22"/>
              </w:rPr>
            </w:pPr>
            <w:r w:rsidRPr="00930F5B">
              <w:rPr>
                <w:i/>
                <w:iCs/>
                <w:sz w:val="22"/>
                <w:szCs w:val="22"/>
              </w:rPr>
              <w:t>Anna</w:t>
            </w:r>
          </w:p>
        </w:tc>
        <w:tc>
          <w:tcPr>
            <w:tcW w:w="1791" w:type="dxa"/>
          </w:tcPr>
          <w:p w14:paraId="7E9483D6" w14:textId="77777777" w:rsidR="002568B3" w:rsidRPr="00930F5B" w:rsidRDefault="002568B3" w:rsidP="00547A8F">
            <w:pPr>
              <w:pStyle w:val="Example"/>
              <w:rPr>
                <w:i/>
                <w:iCs/>
                <w:sz w:val="22"/>
                <w:szCs w:val="22"/>
              </w:rPr>
            </w:pPr>
          </w:p>
        </w:tc>
        <w:tc>
          <w:tcPr>
            <w:tcW w:w="2089" w:type="dxa"/>
          </w:tcPr>
          <w:p w14:paraId="2292A44D" w14:textId="77777777" w:rsidR="002568B3" w:rsidRPr="00930F5B" w:rsidRDefault="002568B3" w:rsidP="00547A8F">
            <w:pPr>
              <w:pStyle w:val="Example"/>
              <w:rPr>
                <w:b/>
                <w:bCs/>
                <w:i/>
                <w:iCs/>
                <w:sz w:val="22"/>
                <w:szCs w:val="22"/>
              </w:rPr>
            </w:pPr>
            <w:r w:rsidRPr="00930F5B">
              <w:rPr>
                <w:b/>
                <w:bCs/>
                <w:i/>
                <w:iCs/>
                <w:sz w:val="22"/>
                <w:szCs w:val="22"/>
              </w:rPr>
              <w:t>a BANÁNT</w:t>
            </w:r>
          </w:p>
        </w:tc>
        <w:tc>
          <w:tcPr>
            <w:tcW w:w="2877" w:type="dxa"/>
          </w:tcPr>
          <w:p w14:paraId="6EB5E5AD" w14:textId="77777777" w:rsidR="002568B3" w:rsidRPr="00930F5B" w:rsidRDefault="002568B3" w:rsidP="00547A8F">
            <w:pPr>
              <w:pStyle w:val="Example"/>
              <w:rPr>
                <w:i/>
                <w:iCs/>
                <w:sz w:val="22"/>
                <w:szCs w:val="22"/>
              </w:rPr>
            </w:pPr>
            <w:r w:rsidRPr="00930F5B">
              <w:rPr>
                <w:i/>
                <w:iCs/>
                <w:sz w:val="22"/>
                <w:szCs w:val="22"/>
              </w:rPr>
              <w:t>ette meg.</w:t>
            </w:r>
          </w:p>
        </w:tc>
      </w:tr>
      <w:tr w:rsidR="007D7CF6" w:rsidRPr="00930F5B" w14:paraId="6711E34F" w14:textId="77777777" w:rsidTr="002568B3">
        <w:trPr>
          <w:trHeight w:val="227"/>
        </w:trPr>
        <w:tc>
          <w:tcPr>
            <w:tcW w:w="0" w:type="auto"/>
          </w:tcPr>
          <w:p w14:paraId="504895A5" w14:textId="77777777" w:rsidR="002568B3" w:rsidRPr="00930F5B" w:rsidRDefault="002568B3" w:rsidP="00547A8F">
            <w:pPr>
              <w:pStyle w:val="Example"/>
              <w:rPr>
                <w:sz w:val="22"/>
                <w:szCs w:val="22"/>
              </w:rPr>
            </w:pPr>
          </w:p>
        </w:tc>
        <w:tc>
          <w:tcPr>
            <w:tcW w:w="0" w:type="auto"/>
          </w:tcPr>
          <w:p w14:paraId="0BA1C199" w14:textId="77777777" w:rsidR="002568B3" w:rsidRPr="00930F5B" w:rsidRDefault="002568B3" w:rsidP="00547A8F">
            <w:pPr>
              <w:pStyle w:val="Example"/>
              <w:rPr>
                <w:sz w:val="22"/>
                <w:szCs w:val="22"/>
              </w:rPr>
            </w:pPr>
          </w:p>
        </w:tc>
        <w:tc>
          <w:tcPr>
            <w:tcW w:w="1422" w:type="dxa"/>
          </w:tcPr>
          <w:p w14:paraId="578CB836" w14:textId="2CD4802F" w:rsidR="002568B3" w:rsidRPr="00930F5B" w:rsidRDefault="002568B3" w:rsidP="00547A8F">
            <w:pPr>
              <w:pStyle w:val="Example"/>
              <w:rPr>
                <w:sz w:val="22"/>
                <w:szCs w:val="22"/>
              </w:rPr>
            </w:pPr>
            <w:r w:rsidRPr="00930F5B">
              <w:rPr>
                <w:sz w:val="22"/>
                <w:szCs w:val="22"/>
              </w:rPr>
              <w:t>Anna</w:t>
            </w:r>
            <w:r w:rsidR="00600C97" w:rsidRPr="00930F5B">
              <w:rPr>
                <w:sz w:val="22"/>
                <w:szCs w:val="22"/>
              </w:rPr>
              <w:t>[</w:t>
            </w:r>
            <w:r w:rsidR="00600C97" w:rsidRPr="00930F5B">
              <w:rPr>
                <w:smallCaps/>
                <w:sz w:val="22"/>
                <w:szCs w:val="22"/>
              </w:rPr>
              <w:t>nom</w:t>
            </w:r>
            <w:r w:rsidR="00600C97" w:rsidRPr="00930F5B">
              <w:rPr>
                <w:sz w:val="22"/>
                <w:szCs w:val="22"/>
              </w:rPr>
              <w:t>]</w:t>
            </w:r>
          </w:p>
        </w:tc>
        <w:tc>
          <w:tcPr>
            <w:tcW w:w="1791" w:type="dxa"/>
          </w:tcPr>
          <w:p w14:paraId="4C83E135" w14:textId="77777777" w:rsidR="002568B3" w:rsidRPr="00930F5B" w:rsidRDefault="002568B3" w:rsidP="00547A8F">
            <w:pPr>
              <w:pStyle w:val="Example"/>
              <w:rPr>
                <w:sz w:val="22"/>
                <w:szCs w:val="22"/>
              </w:rPr>
            </w:pPr>
          </w:p>
        </w:tc>
        <w:tc>
          <w:tcPr>
            <w:tcW w:w="2089" w:type="dxa"/>
          </w:tcPr>
          <w:p w14:paraId="7A63962D" w14:textId="7DF08B95" w:rsidR="002568B3" w:rsidRPr="00930F5B" w:rsidRDefault="002568B3" w:rsidP="00547A8F">
            <w:pPr>
              <w:pStyle w:val="Example"/>
              <w:rPr>
                <w:sz w:val="22"/>
                <w:szCs w:val="22"/>
              </w:rPr>
            </w:pPr>
            <w:r w:rsidRPr="00930F5B">
              <w:rPr>
                <w:sz w:val="22"/>
                <w:szCs w:val="22"/>
              </w:rPr>
              <w:t>the banana</w:t>
            </w:r>
            <w:r w:rsidR="007D7CF6" w:rsidRPr="00930F5B">
              <w:rPr>
                <w:sz w:val="22"/>
                <w:szCs w:val="22"/>
              </w:rPr>
              <w:t>-</w:t>
            </w:r>
            <w:r w:rsidR="007D7CF6" w:rsidRPr="00930F5B">
              <w:rPr>
                <w:smallCaps/>
                <w:sz w:val="22"/>
                <w:szCs w:val="22"/>
              </w:rPr>
              <w:t>acc</w:t>
            </w:r>
          </w:p>
        </w:tc>
        <w:tc>
          <w:tcPr>
            <w:tcW w:w="2877" w:type="dxa"/>
          </w:tcPr>
          <w:p w14:paraId="59853A13" w14:textId="449331D6" w:rsidR="002568B3" w:rsidRPr="00930F5B" w:rsidRDefault="002568B3" w:rsidP="00547A8F">
            <w:pPr>
              <w:pStyle w:val="Example"/>
              <w:rPr>
                <w:sz w:val="22"/>
                <w:szCs w:val="22"/>
              </w:rPr>
            </w:pPr>
            <w:r w:rsidRPr="00930F5B">
              <w:rPr>
                <w:sz w:val="22"/>
                <w:szCs w:val="22"/>
              </w:rPr>
              <w:t>eat</w:t>
            </w:r>
            <w:r w:rsidR="007D7CF6" w:rsidRPr="00930F5B">
              <w:rPr>
                <w:sz w:val="22"/>
                <w:szCs w:val="22"/>
              </w:rPr>
              <w:t>-</w:t>
            </w:r>
            <w:r w:rsidR="007D7CF6" w:rsidRPr="00930F5B">
              <w:rPr>
                <w:smallCaps/>
                <w:sz w:val="22"/>
                <w:szCs w:val="22"/>
              </w:rPr>
              <w:t>pst.3sg vpx</w:t>
            </w:r>
          </w:p>
        </w:tc>
      </w:tr>
      <w:tr w:rsidR="002568B3" w:rsidRPr="00930F5B" w14:paraId="43159E5E" w14:textId="77777777" w:rsidTr="002568B3">
        <w:trPr>
          <w:trHeight w:val="227"/>
        </w:trPr>
        <w:tc>
          <w:tcPr>
            <w:tcW w:w="0" w:type="auto"/>
          </w:tcPr>
          <w:p w14:paraId="344A49EE" w14:textId="77777777" w:rsidR="002568B3" w:rsidRPr="00930F5B" w:rsidRDefault="002568B3" w:rsidP="00547A8F">
            <w:pPr>
              <w:pStyle w:val="Example"/>
              <w:rPr>
                <w:sz w:val="22"/>
                <w:szCs w:val="22"/>
              </w:rPr>
            </w:pPr>
          </w:p>
        </w:tc>
        <w:tc>
          <w:tcPr>
            <w:tcW w:w="0" w:type="auto"/>
          </w:tcPr>
          <w:p w14:paraId="21030F72" w14:textId="77777777" w:rsidR="002568B3" w:rsidRPr="00930F5B" w:rsidRDefault="002568B3" w:rsidP="00547A8F">
            <w:pPr>
              <w:pStyle w:val="Example"/>
              <w:rPr>
                <w:sz w:val="22"/>
                <w:szCs w:val="22"/>
              </w:rPr>
            </w:pPr>
          </w:p>
        </w:tc>
        <w:tc>
          <w:tcPr>
            <w:tcW w:w="8179" w:type="dxa"/>
            <w:gridSpan w:val="4"/>
          </w:tcPr>
          <w:p w14:paraId="0D74560B" w14:textId="77777777" w:rsidR="002568B3" w:rsidRPr="00930F5B" w:rsidRDefault="002568B3" w:rsidP="00547A8F">
            <w:pPr>
              <w:pStyle w:val="Example"/>
              <w:rPr>
                <w:sz w:val="22"/>
                <w:szCs w:val="22"/>
              </w:rPr>
            </w:pPr>
            <w:r w:rsidRPr="00930F5B">
              <w:rPr>
                <w:sz w:val="22"/>
                <w:szCs w:val="22"/>
              </w:rPr>
              <w:t>‘Anna ate the BANANA.’</w:t>
            </w:r>
          </w:p>
        </w:tc>
      </w:tr>
      <w:tr w:rsidR="007D7CF6" w:rsidRPr="00930F5B" w14:paraId="1B9BD600" w14:textId="77777777" w:rsidTr="002568B3">
        <w:trPr>
          <w:trHeight w:val="227"/>
        </w:trPr>
        <w:tc>
          <w:tcPr>
            <w:tcW w:w="0" w:type="auto"/>
          </w:tcPr>
          <w:p w14:paraId="2F6942BB" w14:textId="77777777" w:rsidR="002568B3" w:rsidRPr="00930F5B" w:rsidRDefault="002568B3" w:rsidP="00547A8F">
            <w:pPr>
              <w:pStyle w:val="Example"/>
              <w:rPr>
                <w:sz w:val="22"/>
                <w:szCs w:val="22"/>
              </w:rPr>
            </w:pPr>
          </w:p>
        </w:tc>
        <w:tc>
          <w:tcPr>
            <w:tcW w:w="0" w:type="auto"/>
          </w:tcPr>
          <w:p w14:paraId="7431DDD1" w14:textId="77777777" w:rsidR="002568B3" w:rsidRPr="00930F5B" w:rsidRDefault="002568B3" w:rsidP="00547A8F">
            <w:pPr>
              <w:pStyle w:val="Example"/>
              <w:rPr>
                <w:sz w:val="22"/>
                <w:szCs w:val="22"/>
              </w:rPr>
            </w:pPr>
            <w:r w:rsidRPr="00930F5B">
              <w:rPr>
                <w:sz w:val="22"/>
                <w:szCs w:val="22"/>
              </w:rPr>
              <w:t>c</w:t>
            </w:r>
          </w:p>
        </w:tc>
        <w:tc>
          <w:tcPr>
            <w:tcW w:w="1422" w:type="dxa"/>
          </w:tcPr>
          <w:p w14:paraId="38178B9E" w14:textId="77777777" w:rsidR="002568B3" w:rsidRPr="00930F5B" w:rsidRDefault="002568B3" w:rsidP="00547A8F">
            <w:pPr>
              <w:pStyle w:val="Example"/>
              <w:rPr>
                <w:i/>
                <w:iCs/>
                <w:sz w:val="22"/>
                <w:szCs w:val="22"/>
              </w:rPr>
            </w:pPr>
            <w:r w:rsidRPr="00930F5B">
              <w:rPr>
                <w:i/>
                <w:iCs/>
                <w:sz w:val="22"/>
                <w:szCs w:val="22"/>
              </w:rPr>
              <w:t>Anna</w:t>
            </w:r>
          </w:p>
        </w:tc>
        <w:tc>
          <w:tcPr>
            <w:tcW w:w="1791" w:type="dxa"/>
          </w:tcPr>
          <w:p w14:paraId="7A540D6D" w14:textId="77777777" w:rsidR="002568B3" w:rsidRPr="00930F5B" w:rsidRDefault="002568B3" w:rsidP="00547A8F">
            <w:pPr>
              <w:pStyle w:val="Example"/>
              <w:rPr>
                <w:b/>
                <w:bCs/>
                <w:i/>
                <w:iCs/>
                <w:sz w:val="22"/>
                <w:szCs w:val="22"/>
              </w:rPr>
            </w:pPr>
            <w:r w:rsidRPr="00930F5B">
              <w:rPr>
                <w:b/>
                <w:bCs/>
                <w:i/>
                <w:iCs/>
                <w:sz w:val="22"/>
                <w:szCs w:val="22"/>
              </w:rPr>
              <w:t>csak</w:t>
            </w:r>
          </w:p>
        </w:tc>
        <w:tc>
          <w:tcPr>
            <w:tcW w:w="2089" w:type="dxa"/>
          </w:tcPr>
          <w:p w14:paraId="0594176C" w14:textId="77777777" w:rsidR="002568B3" w:rsidRPr="00930F5B" w:rsidRDefault="002568B3" w:rsidP="00547A8F">
            <w:pPr>
              <w:pStyle w:val="Example"/>
              <w:rPr>
                <w:b/>
                <w:bCs/>
                <w:i/>
                <w:iCs/>
                <w:sz w:val="22"/>
                <w:szCs w:val="22"/>
              </w:rPr>
            </w:pPr>
            <w:r w:rsidRPr="00930F5B">
              <w:rPr>
                <w:b/>
                <w:bCs/>
                <w:i/>
                <w:iCs/>
                <w:sz w:val="22"/>
                <w:szCs w:val="22"/>
              </w:rPr>
              <w:t>a BANÁNT</w:t>
            </w:r>
          </w:p>
        </w:tc>
        <w:tc>
          <w:tcPr>
            <w:tcW w:w="2877" w:type="dxa"/>
          </w:tcPr>
          <w:p w14:paraId="1D53316D" w14:textId="77777777" w:rsidR="002568B3" w:rsidRPr="00930F5B" w:rsidRDefault="002568B3" w:rsidP="00547A8F">
            <w:pPr>
              <w:pStyle w:val="Example"/>
              <w:rPr>
                <w:i/>
                <w:iCs/>
                <w:sz w:val="22"/>
                <w:szCs w:val="22"/>
              </w:rPr>
            </w:pPr>
            <w:r w:rsidRPr="00930F5B">
              <w:rPr>
                <w:i/>
                <w:iCs/>
                <w:sz w:val="22"/>
                <w:szCs w:val="22"/>
              </w:rPr>
              <w:t>ette meg.</w:t>
            </w:r>
          </w:p>
        </w:tc>
      </w:tr>
      <w:tr w:rsidR="007D7CF6" w:rsidRPr="00930F5B" w14:paraId="5AC8A0B1" w14:textId="77777777" w:rsidTr="002568B3">
        <w:trPr>
          <w:trHeight w:val="227"/>
        </w:trPr>
        <w:tc>
          <w:tcPr>
            <w:tcW w:w="0" w:type="auto"/>
          </w:tcPr>
          <w:p w14:paraId="446D88B4" w14:textId="77777777" w:rsidR="002568B3" w:rsidRPr="00930F5B" w:rsidRDefault="002568B3" w:rsidP="00547A8F">
            <w:pPr>
              <w:pStyle w:val="Example"/>
              <w:rPr>
                <w:sz w:val="22"/>
                <w:szCs w:val="22"/>
              </w:rPr>
            </w:pPr>
          </w:p>
        </w:tc>
        <w:tc>
          <w:tcPr>
            <w:tcW w:w="0" w:type="auto"/>
          </w:tcPr>
          <w:p w14:paraId="39223EE7" w14:textId="77777777" w:rsidR="002568B3" w:rsidRPr="00930F5B" w:rsidRDefault="002568B3" w:rsidP="00547A8F">
            <w:pPr>
              <w:pStyle w:val="Example"/>
              <w:rPr>
                <w:sz w:val="22"/>
                <w:szCs w:val="22"/>
              </w:rPr>
            </w:pPr>
          </w:p>
        </w:tc>
        <w:tc>
          <w:tcPr>
            <w:tcW w:w="1422" w:type="dxa"/>
          </w:tcPr>
          <w:p w14:paraId="71D3F1C4" w14:textId="68D3800C" w:rsidR="002568B3" w:rsidRPr="00930F5B" w:rsidRDefault="002568B3" w:rsidP="00547A8F">
            <w:pPr>
              <w:pStyle w:val="Example"/>
              <w:rPr>
                <w:sz w:val="22"/>
                <w:szCs w:val="22"/>
              </w:rPr>
            </w:pPr>
            <w:r w:rsidRPr="00930F5B">
              <w:rPr>
                <w:sz w:val="22"/>
                <w:szCs w:val="22"/>
              </w:rPr>
              <w:t>Anna</w:t>
            </w:r>
            <w:r w:rsidR="00600C97" w:rsidRPr="00930F5B">
              <w:rPr>
                <w:sz w:val="22"/>
                <w:szCs w:val="22"/>
              </w:rPr>
              <w:t>[</w:t>
            </w:r>
            <w:r w:rsidR="00600C97" w:rsidRPr="00930F5B">
              <w:rPr>
                <w:smallCaps/>
                <w:sz w:val="22"/>
                <w:szCs w:val="22"/>
              </w:rPr>
              <w:t>nom</w:t>
            </w:r>
            <w:r w:rsidR="00600C97" w:rsidRPr="00930F5B">
              <w:rPr>
                <w:sz w:val="22"/>
                <w:szCs w:val="22"/>
              </w:rPr>
              <w:t>]</w:t>
            </w:r>
          </w:p>
        </w:tc>
        <w:tc>
          <w:tcPr>
            <w:tcW w:w="1791" w:type="dxa"/>
          </w:tcPr>
          <w:p w14:paraId="6AEEE1D7" w14:textId="77777777" w:rsidR="002568B3" w:rsidRPr="00930F5B" w:rsidRDefault="002568B3" w:rsidP="00547A8F">
            <w:pPr>
              <w:pStyle w:val="Example"/>
              <w:rPr>
                <w:sz w:val="22"/>
                <w:szCs w:val="22"/>
              </w:rPr>
            </w:pPr>
            <w:r w:rsidRPr="00930F5B">
              <w:rPr>
                <w:sz w:val="22"/>
                <w:szCs w:val="22"/>
              </w:rPr>
              <w:t>only</w:t>
            </w:r>
          </w:p>
        </w:tc>
        <w:tc>
          <w:tcPr>
            <w:tcW w:w="2089" w:type="dxa"/>
          </w:tcPr>
          <w:p w14:paraId="695AD5D6" w14:textId="6C0839E6" w:rsidR="002568B3" w:rsidRPr="00930F5B" w:rsidRDefault="002568B3" w:rsidP="00547A8F">
            <w:pPr>
              <w:pStyle w:val="Example"/>
              <w:rPr>
                <w:sz w:val="22"/>
                <w:szCs w:val="22"/>
              </w:rPr>
            </w:pPr>
            <w:r w:rsidRPr="00930F5B">
              <w:rPr>
                <w:sz w:val="22"/>
                <w:szCs w:val="22"/>
              </w:rPr>
              <w:t>the banana</w:t>
            </w:r>
            <w:r w:rsidR="007D7CF6" w:rsidRPr="00930F5B">
              <w:rPr>
                <w:sz w:val="22"/>
                <w:szCs w:val="22"/>
              </w:rPr>
              <w:t>-</w:t>
            </w:r>
            <w:r w:rsidR="007D7CF6" w:rsidRPr="00930F5B">
              <w:rPr>
                <w:smallCaps/>
                <w:sz w:val="22"/>
                <w:szCs w:val="22"/>
              </w:rPr>
              <w:t>acc</w:t>
            </w:r>
          </w:p>
        </w:tc>
        <w:tc>
          <w:tcPr>
            <w:tcW w:w="2877" w:type="dxa"/>
          </w:tcPr>
          <w:p w14:paraId="5CCA5FC3" w14:textId="046AFEF0" w:rsidR="002568B3" w:rsidRPr="00930F5B" w:rsidRDefault="002568B3" w:rsidP="00547A8F">
            <w:pPr>
              <w:pStyle w:val="Example"/>
              <w:rPr>
                <w:sz w:val="22"/>
                <w:szCs w:val="22"/>
              </w:rPr>
            </w:pPr>
            <w:r w:rsidRPr="00930F5B">
              <w:rPr>
                <w:sz w:val="22"/>
                <w:szCs w:val="22"/>
              </w:rPr>
              <w:t>eat</w:t>
            </w:r>
            <w:r w:rsidR="007D7CF6" w:rsidRPr="00930F5B">
              <w:rPr>
                <w:sz w:val="22"/>
                <w:szCs w:val="22"/>
              </w:rPr>
              <w:t>-</w:t>
            </w:r>
            <w:r w:rsidR="007D7CF6" w:rsidRPr="00930F5B">
              <w:rPr>
                <w:smallCaps/>
                <w:sz w:val="22"/>
                <w:szCs w:val="22"/>
              </w:rPr>
              <w:t xml:space="preserve"> pst.3sg vpx</w:t>
            </w:r>
          </w:p>
        </w:tc>
      </w:tr>
      <w:tr w:rsidR="002568B3" w:rsidRPr="00930F5B" w14:paraId="1D6B2EFF" w14:textId="77777777" w:rsidTr="002568B3">
        <w:trPr>
          <w:trHeight w:val="227"/>
        </w:trPr>
        <w:tc>
          <w:tcPr>
            <w:tcW w:w="0" w:type="auto"/>
          </w:tcPr>
          <w:p w14:paraId="5DC992DF" w14:textId="77777777" w:rsidR="002568B3" w:rsidRPr="00930F5B" w:rsidRDefault="002568B3" w:rsidP="00547A8F">
            <w:pPr>
              <w:pStyle w:val="Example"/>
              <w:rPr>
                <w:sz w:val="22"/>
                <w:szCs w:val="22"/>
              </w:rPr>
            </w:pPr>
          </w:p>
        </w:tc>
        <w:tc>
          <w:tcPr>
            <w:tcW w:w="0" w:type="auto"/>
          </w:tcPr>
          <w:p w14:paraId="1914566C" w14:textId="77777777" w:rsidR="002568B3" w:rsidRPr="00930F5B" w:rsidRDefault="002568B3" w:rsidP="00547A8F">
            <w:pPr>
              <w:pStyle w:val="Example"/>
              <w:rPr>
                <w:sz w:val="22"/>
                <w:szCs w:val="22"/>
              </w:rPr>
            </w:pPr>
          </w:p>
        </w:tc>
        <w:tc>
          <w:tcPr>
            <w:tcW w:w="8179" w:type="dxa"/>
            <w:gridSpan w:val="4"/>
          </w:tcPr>
          <w:p w14:paraId="3C4425CE" w14:textId="77777777" w:rsidR="002568B3" w:rsidRPr="00930F5B" w:rsidRDefault="002568B3" w:rsidP="00547A8F">
            <w:pPr>
              <w:pStyle w:val="Example"/>
              <w:rPr>
                <w:sz w:val="22"/>
                <w:szCs w:val="22"/>
              </w:rPr>
            </w:pPr>
            <w:r w:rsidRPr="00930F5B">
              <w:rPr>
                <w:sz w:val="22"/>
                <w:szCs w:val="22"/>
              </w:rPr>
              <w:t>‘Anna ate only the BANANA.’</w:t>
            </w:r>
          </w:p>
        </w:tc>
      </w:tr>
      <w:tr w:rsidR="007D7CF6" w:rsidRPr="00930F5B" w14:paraId="3427BD5A" w14:textId="77777777" w:rsidTr="002568B3">
        <w:trPr>
          <w:trHeight w:val="227"/>
        </w:trPr>
        <w:tc>
          <w:tcPr>
            <w:tcW w:w="0" w:type="auto"/>
          </w:tcPr>
          <w:p w14:paraId="33F6BA57" w14:textId="77777777" w:rsidR="002568B3" w:rsidRPr="00930F5B" w:rsidRDefault="002568B3" w:rsidP="00547A8F">
            <w:pPr>
              <w:pStyle w:val="Example"/>
              <w:rPr>
                <w:sz w:val="22"/>
                <w:szCs w:val="22"/>
              </w:rPr>
            </w:pPr>
          </w:p>
        </w:tc>
        <w:tc>
          <w:tcPr>
            <w:tcW w:w="0" w:type="auto"/>
          </w:tcPr>
          <w:p w14:paraId="1B575CF2" w14:textId="77777777" w:rsidR="002568B3" w:rsidRPr="00930F5B" w:rsidRDefault="002568B3" w:rsidP="00547A8F">
            <w:pPr>
              <w:pStyle w:val="Example"/>
              <w:rPr>
                <w:sz w:val="22"/>
                <w:szCs w:val="22"/>
              </w:rPr>
            </w:pPr>
            <w:r w:rsidRPr="00930F5B">
              <w:rPr>
                <w:sz w:val="22"/>
                <w:szCs w:val="22"/>
              </w:rPr>
              <w:t>d</w:t>
            </w:r>
          </w:p>
        </w:tc>
        <w:tc>
          <w:tcPr>
            <w:tcW w:w="1422" w:type="dxa"/>
          </w:tcPr>
          <w:p w14:paraId="01957261" w14:textId="77777777" w:rsidR="002568B3" w:rsidRPr="00930F5B" w:rsidRDefault="002568B3" w:rsidP="00547A8F">
            <w:pPr>
              <w:pStyle w:val="Example"/>
              <w:rPr>
                <w:i/>
                <w:iCs/>
                <w:sz w:val="22"/>
                <w:szCs w:val="22"/>
              </w:rPr>
            </w:pPr>
            <w:r w:rsidRPr="00930F5B">
              <w:rPr>
                <w:i/>
                <w:iCs/>
                <w:sz w:val="22"/>
                <w:szCs w:val="22"/>
              </w:rPr>
              <w:t>Anna</w:t>
            </w:r>
          </w:p>
        </w:tc>
        <w:tc>
          <w:tcPr>
            <w:tcW w:w="1791" w:type="dxa"/>
          </w:tcPr>
          <w:p w14:paraId="5D51AB22" w14:textId="77777777" w:rsidR="002568B3" w:rsidRPr="00930F5B" w:rsidRDefault="002568B3" w:rsidP="00547A8F">
            <w:pPr>
              <w:pStyle w:val="Example"/>
              <w:rPr>
                <w:b/>
                <w:bCs/>
                <w:i/>
                <w:iCs/>
                <w:sz w:val="22"/>
                <w:szCs w:val="22"/>
              </w:rPr>
            </w:pPr>
            <w:r w:rsidRPr="00930F5B">
              <w:rPr>
                <w:b/>
                <w:bCs/>
                <w:i/>
                <w:iCs/>
                <w:sz w:val="22"/>
                <w:szCs w:val="22"/>
              </w:rPr>
              <w:t>többek között</w:t>
            </w:r>
          </w:p>
        </w:tc>
        <w:tc>
          <w:tcPr>
            <w:tcW w:w="2089" w:type="dxa"/>
          </w:tcPr>
          <w:p w14:paraId="211F2487" w14:textId="77777777" w:rsidR="002568B3" w:rsidRPr="00930F5B" w:rsidRDefault="002568B3" w:rsidP="00547A8F">
            <w:pPr>
              <w:pStyle w:val="Example"/>
              <w:rPr>
                <w:b/>
                <w:bCs/>
                <w:i/>
                <w:iCs/>
                <w:sz w:val="22"/>
                <w:szCs w:val="22"/>
              </w:rPr>
            </w:pPr>
            <w:r w:rsidRPr="00930F5B">
              <w:rPr>
                <w:b/>
                <w:bCs/>
                <w:i/>
                <w:iCs/>
                <w:sz w:val="22"/>
                <w:szCs w:val="22"/>
              </w:rPr>
              <w:t>a BANÁNT</w:t>
            </w:r>
          </w:p>
        </w:tc>
        <w:tc>
          <w:tcPr>
            <w:tcW w:w="2877" w:type="dxa"/>
          </w:tcPr>
          <w:p w14:paraId="42C90092" w14:textId="77777777" w:rsidR="002568B3" w:rsidRPr="00930F5B" w:rsidRDefault="002568B3" w:rsidP="00547A8F">
            <w:pPr>
              <w:pStyle w:val="Example"/>
              <w:rPr>
                <w:i/>
                <w:iCs/>
                <w:sz w:val="22"/>
                <w:szCs w:val="22"/>
              </w:rPr>
            </w:pPr>
            <w:r w:rsidRPr="00930F5B">
              <w:rPr>
                <w:i/>
                <w:iCs/>
                <w:sz w:val="22"/>
                <w:szCs w:val="22"/>
              </w:rPr>
              <w:t>ette meg.</w:t>
            </w:r>
          </w:p>
        </w:tc>
      </w:tr>
      <w:tr w:rsidR="007D7CF6" w:rsidRPr="00930F5B" w14:paraId="17A7C9F0" w14:textId="77777777" w:rsidTr="002568B3">
        <w:trPr>
          <w:trHeight w:val="227"/>
        </w:trPr>
        <w:tc>
          <w:tcPr>
            <w:tcW w:w="0" w:type="auto"/>
          </w:tcPr>
          <w:p w14:paraId="7397F724" w14:textId="77777777" w:rsidR="002568B3" w:rsidRPr="00930F5B" w:rsidRDefault="002568B3" w:rsidP="00547A8F">
            <w:pPr>
              <w:pStyle w:val="Example"/>
              <w:rPr>
                <w:sz w:val="22"/>
                <w:szCs w:val="22"/>
              </w:rPr>
            </w:pPr>
          </w:p>
        </w:tc>
        <w:tc>
          <w:tcPr>
            <w:tcW w:w="0" w:type="auto"/>
          </w:tcPr>
          <w:p w14:paraId="27F10AED" w14:textId="77777777" w:rsidR="002568B3" w:rsidRPr="00930F5B" w:rsidRDefault="002568B3" w:rsidP="00547A8F">
            <w:pPr>
              <w:pStyle w:val="Example"/>
              <w:rPr>
                <w:sz w:val="22"/>
                <w:szCs w:val="22"/>
              </w:rPr>
            </w:pPr>
          </w:p>
        </w:tc>
        <w:tc>
          <w:tcPr>
            <w:tcW w:w="1422" w:type="dxa"/>
          </w:tcPr>
          <w:p w14:paraId="653D00D5" w14:textId="70159E97" w:rsidR="002568B3" w:rsidRPr="00930F5B" w:rsidRDefault="002568B3" w:rsidP="00547A8F">
            <w:pPr>
              <w:pStyle w:val="Example"/>
              <w:rPr>
                <w:sz w:val="22"/>
                <w:szCs w:val="22"/>
              </w:rPr>
            </w:pPr>
            <w:r w:rsidRPr="00930F5B">
              <w:rPr>
                <w:sz w:val="22"/>
                <w:szCs w:val="22"/>
              </w:rPr>
              <w:t>Anna</w:t>
            </w:r>
            <w:r w:rsidR="00600C97" w:rsidRPr="00930F5B">
              <w:rPr>
                <w:sz w:val="22"/>
                <w:szCs w:val="22"/>
              </w:rPr>
              <w:t>[</w:t>
            </w:r>
            <w:r w:rsidR="00600C97" w:rsidRPr="00930F5B">
              <w:rPr>
                <w:smallCaps/>
                <w:sz w:val="22"/>
                <w:szCs w:val="22"/>
              </w:rPr>
              <w:t>nom</w:t>
            </w:r>
            <w:r w:rsidR="00600C97" w:rsidRPr="00930F5B">
              <w:rPr>
                <w:sz w:val="22"/>
                <w:szCs w:val="22"/>
              </w:rPr>
              <w:t>]</w:t>
            </w:r>
          </w:p>
        </w:tc>
        <w:tc>
          <w:tcPr>
            <w:tcW w:w="1791" w:type="dxa"/>
          </w:tcPr>
          <w:p w14:paraId="7055EA4E" w14:textId="77777777" w:rsidR="002568B3" w:rsidRPr="00930F5B" w:rsidRDefault="002568B3" w:rsidP="00547A8F">
            <w:pPr>
              <w:pStyle w:val="Example"/>
              <w:rPr>
                <w:sz w:val="22"/>
                <w:szCs w:val="22"/>
              </w:rPr>
            </w:pPr>
            <w:r w:rsidRPr="00930F5B">
              <w:rPr>
                <w:sz w:val="22"/>
                <w:szCs w:val="22"/>
              </w:rPr>
              <w:t>among others</w:t>
            </w:r>
          </w:p>
        </w:tc>
        <w:tc>
          <w:tcPr>
            <w:tcW w:w="2089" w:type="dxa"/>
          </w:tcPr>
          <w:p w14:paraId="2B0AA700" w14:textId="0F7C2397" w:rsidR="002568B3" w:rsidRPr="00930F5B" w:rsidRDefault="002568B3" w:rsidP="00547A8F">
            <w:pPr>
              <w:pStyle w:val="Example"/>
              <w:rPr>
                <w:sz w:val="22"/>
                <w:szCs w:val="22"/>
              </w:rPr>
            </w:pPr>
            <w:r w:rsidRPr="00930F5B">
              <w:rPr>
                <w:sz w:val="22"/>
                <w:szCs w:val="22"/>
              </w:rPr>
              <w:t>the banana</w:t>
            </w:r>
            <w:r w:rsidR="007D7CF6" w:rsidRPr="00930F5B">
              <w:rPr>
                <w:sz w:val="22"/>
                <w:szCs w:val="22"/>
              </w:rPr>
              <w:t>-</w:t>
            </w:r>
            <w:r w:rsidR="007D7CF6" w:rsidRPr="00930F5B">
              <w:rPr>
                <w:smallCaps/>
                <w:sz w:val="22"/>
                <w:szCs w:val="22"/>
              </w:rPr>
              <w:t>acc</w:t>
            </w:r>
          </w:p>
        </w:tc>
        <w:tc>
          <w:tcPr>
            <w:tcW w:w="2877" w:type="dxa"/>
          </w:tcPr>
          <w:p w14:paraId="52B57DCC" w14:textId="0D37E5DD" w:rsidR="002568B3" w:rsidRPr="00930F5B" w:rsidRDefault="002568B3" w:rsidP="00547A8F">
            <w:pPr>
              <w:pStyle w:val="Example"/>
              <w:rPr>
                <w:sz w:val="22"/>
                <w:szCs w:val="22"/>
              </w:rPr>
            </w:pPr>
            <w:r w:rsidRPr="00930F5B">
              <w:rPr>
                <w:sz w:val="22"/>
                <w:szCs w:val="22"/>
              </w:rPr>
              <w:t>eat</w:t>
            </w:r>
            <w:r w:rsidR="007D7CF6" w:rsidRPr="00930F5B">
              <w:rPr>
                <w:sz w:val="22"/>
                <w:szCs w:val="22"/>
              </w:rPr>
              <w:t>-</w:t>
            </w:r>
            <w:r w:rsidR="007D7CF6" w:rsidRPr="00930F5B">
              <w:rPr>
                <w:smallCaps/>
                <w:sz w:val="22"/>
                <w:szCs w:val="22"/>
              </w:rPr>
              <w:t xml:space="preserve"> pst.3sg</w:t>
            </w:r>
            <w:r w:rsidR="007D7CF6" w:rsidRPr="00930F5B">
              <w:rPr>
                <w:sz w:val="22"/>
                <w:szCs w:val="22"/>
              </w:rPr>
              <w:t xml:space="preserve"> </w:t>
            </w:r>
            <w:r w:rsidR="007D7CF6" w:rsidRPr="00930F5B">
              <w:rPr>
                <w:smallCaps/>
                <w:sz w:val="22"/>
                <w:szCs w:val="22"/>
              </w:rPr>
              <w:t>vpx</w:t>
            </w:r>
          </w:p>
        </w:tc>
      </w:tr>
      <w:tr w:rsidR="002568B3" w:rsidRPr="00930F5B" w14:paraId="088B42D9" w14:textId="77777777" w:rsidTr="002568B3">
        <w:trPr>
          <w:trHeight w:val="227"/>
        </w:trPr>
        <w:tc>
          <w:tcPr>
            <w:tcW w:w="0" w:type="auto"/>
          </w:tcPr>
          <w:p w14:paraId="1AFAB2F6" w14:textId="77777777" w:rsidR="002568B3" w:rsidRPr="00930F5B" w:rsidRDefault="002568B3" w:rsidP="00547A8F">
            <w:pPr>
              <w:pStyle w:val="Example"/>
              <w:rPr>
                <w:sz w:val="22"/>
                <w:szCs w:val="22"/>
              </w:rPr>
            </w:pPr>
          </w:p>
        </w:tc>
        <w:tc>
          <w:tcPr>
            <w:tcW w:w="0" w:type="auto"/>
          </w:tcPr>
          <w:p w14:paraId="1EB058BE" w14:textId="77777777" w:rsidR="002568B3" w:rsidRPr="00930F5B" w:rsidRDefault="002568B3" w:rsidP="00547A8F">
            <w:pPr>
              <w:pStyle w:val="Example"/>
              <w:rPr>
                <w:sz w:val="22"/>
                <w:szCs w:val="22"/>
              </w:rPr>
            </w:pPr>
          </w:p>
        </w:tc>
        <w:tc>
          <w:tcPr>
            <w:tcW w:w="8179" w:type="dxa"/>
            <w:gridSpan w:val="4"/>
          </w:tcPr>
          <w:p w14:paraId="6E492E89" w14:textId="77777777" w:rsidR="002568B3" w:rsidRPr="00930F5B" w:rsidRDefault="002568B3" w:rsidP="00547A8F">
            <w:pPr>
              <w:pStyle w:val="Example"/>
              <w:rPr>
                <w:sz w:val="22"/>
                <w:szCs w:val="22"/>
              </w:rPr>
            </w:pPr>
            <w:r w:rsidRPr="00930F5B">
              <w:rPr>
                <w:sz w:val="22"/>
                <w:szCs w:val="22"/>
              </w:rPr>
              <w:t>‘Anna ate the BANANA, among other things.’</w:t>
            </w:r>
          </w:p>
        </w:tc>
      </w:tr>
    </w:tbl>
    <w:p w14:paraId="230D9770" w14:textId="00902889" w:rsidR="002568B3" w:rsidRPr="00930F5B" w:rsidRDefault="0046789A" w:rsidP="002568B3">
      <w:pPr>
        <w:spacing w:after="0"/>
        <w:jc w:val="left"/>
        <w:rPr>
          <w:sz w:val="22"/>
          <w:szCs w:val="22"/>
        </w:rPr>
      </w:pPr>
      <w:r w:rsidRPr="001E096E">
        <w:rPr>
          <w:noProof/>
          <w:sz w:val="22"/>
          <w:szCs w:val="22"/>
        </w:rPr>
        <w:drawing>
          <wp:anchor distT="0" distB="0" distL="114300" distR="114300" simplePos="0" relativeHeight="251660288" behindDoc="0" locked="0" layoutInCell="1" allowOverlap="1" wp14:anchorId="7B74E80B" wp14:editId="633F0204">
            <wp:simplePos x="0" y="0"/>
            <wp:positionH relativeFrom="column">
              <wp:posOffset>5099050</wp:posOffset>
            </wp:positionH>
            <wp:positionV relativeFrom="paragraph">
              <wp:posOffset>126365</wp:posOffset>
            </wp:positionV>
            <wp:extent cx="751840" cy="751840"/>
            <wp:effectExtent l="0" t="0" r="0" b="0"/>
            <wp:wrapSquare wrapText="bothSides"/>
            <wp:docPr id="794823346" name="Picture 4" descr="A banana and grapes next to a red appl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4823346" name="Picture 4" descr="A banana and grapes next to a red apple&#10;&#10;AI-generated content may be incorrect."/>
                    <pic:cNvPicPr/>
                  </pic:nvPicPr>
                  <pic:blipFill>
                    <a:blip r:embed="rId14" cstate="print">
                      <a:extLst>
                        <a:ext uri="{28A0092B-C50C-407E-A947-70E740481C1C}">
                          <a14:useLocalDpi xmlns:a14="http://schemas.microsoft.com/office/drawing/2010/main" val="0"/>
                        </a:ext>
                      </a:extLst>
                    </a:blip>
                    <a:stretch>
                      <a:fillRect/>
                    </a:stretch>
                  </pic:blipFill>
                  <pic:spPr>
                    <a:xfrm>
                      <a:off x="0" y="0"/>
                      <a:ext cx="751840" cy="751840"/>
                    </a:xfrm>
                    <a:prstGeom prst="rect">
                      <a:avLst/>
                    </a:prstGeom>
                  </pic:spPr>
                </pic:pic>
              </a:graphicData>
            </a:graphic>
            <wp14:sizeRelH relativeFrom="margin">
              <wp14:pctWidth>0</wp14:pctWidth>
            </wp14:sizeRelH>
            <wp14:sizeRelV relativeFrom="margin">
              <wp14:pctHeight>0</wp14:pctHeight>
            </wp14:sizeRelV>
          </wp:anchor>
        </w:drawing>
      </w:r>
      <w:r w:rsidRPr="001E096E">
        <w:rPr>
          <w:noProof/>
          <w:sz w:val="22"/>
          <w:szCs w:val="22"/>
        </w:rPr>
        <w:drawing>
          <wp:anchor distT="0" distB="0" distL="114300" distR="114300" simplePos="0" relativeHeight="251659264" behindDoc="1" locked="0" layoutInCell="1" allowOverlap="1" wp14:anchorId="6A40D48D" wp14:editId="493DCF1A">
            <wp:simplePos x="0" y="0"/>
            <wp:positionH relativeFrom="column">
              <wp:posOffset>4016082</wp:posOffset>
            </wp:positionH>
            <wp:positionV relativeFrom="paragraph">
              <wp:posOffset>126560</wp:posOffset>
            </wp:positionV>
            <wp:extent cx="752084" cy="752084"/>
            <wp:effectExtent l="0" t="0" r="0" b="0"/>
            <wp:wrapTight wrapText="bothSides">
              <wp:wrapPolygon edited="0">
                <wp:start x="0" y="0"/>
                <wp:lineTo x="0" y="21162"/>
                <wp:lineTo x="21162" y="21162"/>
                <wp:lineTo x="21162" y="0"/>
                <wp:lineTo x="0" y="0"/>
              </wp:wrapPolygon>
            </wp:wrapTight>
            <wp:docPr id="924247935" name="Picture 3" descr="A banana on a white surfac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4247935" name="Picture 3" descr="A banana on a white surface&#10;&#10;AI-generated content may be incorrect."/>
                    <pic:cNvPicPr/>
                  </pic:nvPicPr>
                  <pic:blipFill>
                    <a:blip r:embed="rId15" cstate="print">
                      <a:extLst>
                        <a:ext uri="{28A0092B-C50C-407E-A947-70E740481C1C}">
                          <a14:useLocalDpi xmlns:a14="http://schemas.microsoft.com/office/drawing/2010/main" val="0"/>
                        </a:ext>
                      </a:extLst>
                    </a:blip>
                    <a:stretch>
                      <a:fillRect/>
                    </a:stretch>
                  </pic:blipFill>
                  <pic:spPr>
                    <a:xfrm>
                      <a:off x="0" y="0"/>
                      <a:ext cx="752084" cy="752084"/>
                    </a:xfrm>
                    <a:prstGeom prst="rect">
                      <a:avLst/>
                    </a:prstGeom>
                  </pic:spPr>
                </pic:pic>
              </a:graphicData>
            </a:graphic>
            <wp14:sizeRelH relativeFrom="margin">
              <wp14:pctWidth>0</wp14:pctWidth>
            </wp14:sizeRelH>
            <wp14:sizeRelV relativeFrom="margin">
              <wp14:pctHeight>0</wp14:pctHeight>
            </wp14:sizeRelV>
          </wp:anchor>
        </w:drawing>
      </w:r>
    </w:p>
    <w:p w14:paraId="45EFB409" w14:textId="78153A02" w:rsidR="002568B3" w:rsidRPr="00930F5B" w:rsidRDefault="002568B3" w:rsidP="002568B3">
      <w:pPr>
        <w:spacing w:after="0"/>
        <w:jc w:val="left"/>
        <w:rPr>
          <w:sz w:val="22"/>
          <w:szCs w:val="22"/>
        </w:rPr>
      </w:pPr>
      <w:commentRangeStart w:id="123"/>
      <w:commentRangeStart w:id="124"/>
      <w:commentRangeStart w:id="125"/>
      <w:commentRangeStart w:id="126"/>
      <w:commentRangeStart w:id="127"/>
      <w:r w:rsidRPr="001E096E">
        <w:rPr>
          <w:noProof/>
          <w:sz w:val="22"/>
          <w:szCs w:val="22"/>
        </w:rPr>
        <w:drawing>
          <wp:inline distT="0" distB="0" distL="0" distR="0" wp14:anchorId="354EBC97" wp14:editId="1774B51E">
            <wp:extent cx="3179298" cy="700006"/>
            <wp:effectExtent l="0" t="0" r="0" b="0"/>
            <wp:docPr id="1365127357" name="Picture 2" descr="A diagram of a computer chip&#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362169" name="Picture 2" descr="A diagram of a computer chip&#10;&#10;AI-generated content may be incorrect."/>
                    <pic:cNvPicPr/>
                  </pic:nvPicPr>
                  <pic:blipFill>
                    <a:blip r:embed="rId16" cstate="print">
                      <a:extLst>
                        <a:ext uri="{28A0092B-C50C-407E-A947-70E740481C1C}">
                          <a14:useLocalDpi xmlns:a14="http://schemas.microsoft.com/office/drawing/2010/main" val="0"/>
                        </a:ext>
                      </a:extLst>
                    </a:blip>
                    <a:stretch>
                      <a:fillRect/>
                    </a:stretch>
                  </pic:blipFill>
                  <pic:spPr>
                    <a:xfrm>
                      <a:off x="0" y="0"/>
                      <a:ext cx="3281928" cy="722603"/>
                    </a:xfrm>
                    <a:prstGeom prst="rect">
                      <a:avLst/>
                    </a:prstGeom>
                  </pic:spPr>
                </pic:pic>
              </a:graphicData>
            </a:graphic>
          </wp:inline>
        </w:drawing>
      </w:r>
      <w:commentRangeEnd w:id="123"/>
      <w:r w:rsidR="00373180" w:rsidRPr="00930F5B">
        <w:rPr>
          <w:rStyle w:val="CommentReference"/>
          <w:sz w:val="22"/>
          <w:szCs w:val="22"/>
        </w:rPr>
        <w:commentReference w:id="123"/>
      </w:r>
      <w:commentRangeEnd w:id="124"/>
      <w:r w:rsidR="00D01C9F" w:rsidRPr="00930F5B">
        <w:rPr>
          <w:rStyle w:val="CommentReference"/>
          <w:sz w:val="22"/>
          <w:szCs w:val="22"/>
        </w:rPr>
        <w:commentReference w:id="124"/>
      </w:r>
      <w:commentRangeEnd w:id="125"/>
      <w:r w:rsidR="00B45F7D" w:rsidRPr="00930F5B">
        <w:rPr>
          <w:rStyle w:val="CommentReference"/>
          <w:sz w:val="22"/>
          <w:szCs w:val="22"/>
        </w:rPr>
        <w:commentReference w:id="125"/>
      </w:r>
      <w:commentRangeEnd w:id="126"/>
      <w:r w:rsidR="00485135" w:rsidRPr="00930F5B">
        <w:rPr>
          <w:rStyle w:val="CommentReference"/>
          <w:sz w:val="22"/>
          <w:szCs w:val="22"/>
        </w:rPr>
        <w:commentReference w:id="126"/>
      </w:r>
      <w:commentRangeEnd w:id="127"/>
      <w:r w:rsidR="00024D7F" w:rsidRPr="00930F5B">
        <w:rPr>
          <w:rStyle w:val="CommentReference"/>
          <w:sz w:val="22"/>
          <w:szCs w:val="22"/>
        </w:rPr>
        <w:commentReference w:id="127"/>
      </w:r>
    </w:p>
    <w:p w14:paraId="6A78D971" w14:textId="30FE49C4" w:rsidR="002568B3" w:rsidRPr="001E096E" w:rsidRDefault="0046789A" w:rsidP="002568B3">
      <w:pPr>
        <w:pStyle w:val="Caption"/>
        <w:spacing w:after="0"/>
        <w:rPr>
          <w:noProof w:val="0"/>
          <w:sz w:val="22"/>
          <w:szCs w:val="22"/>
        </w:rPr>
      </w:pPr>
      <w:r w:rsidRPr="001E096E">
        <w:rPr>
          <w:sz w:val="22"/>
          <w:szCs w:val="22"/>
        </w:rPr>
        <mc:AlternateContent>
          <mc:Choice Requires="wps">
            <w:drawing>
              <wp:anchor distT="0" distB="0" distL="114300" distR="114300" simplePos="0" relativeHeight="251661312" behindDoc="0" locked="0" layoutInCell="1" allowOverlap="1" wp14:anchorId="72A6E610" wp14:editId="3E98DCAB">
                <wp:simplePos x="0" y="0"/>
                <wp:positionH relativeFrom="column">
                  <wp:posOffset>3358906</wp:posOffset>
                </wp:positionH>
                <wp:positionV relativeFrom="paragraph">
                  <wp:posOffset>4690</wp:posOffset>
                </wp:positionV>
                <wp:extent cx="2941320" cy="400685"/>
                <wp:effectExtent l="0" t="0" r="5080" b="5715"/>
                <wp:wrapSquare wrapText="bothSides"/>
                <wp:docPr id="1797751404" name="Text Box 1"/>
                <wp:cNvGraphicFramePr/>
                <a:graphic xmlns:a="http://schemas.openxmlformats.org/drawingml/2006/main">
                  <a:graphicData uri="http://schemas.microsoft.com/office/word/2010/wordprocessingShape">
                    <wps:wsp>
                      <wps:cNvSpPr txBox="1"/>
                      <wps:spPr>
                        <a:xfrm>
                          <a:off x="0" y="0"/>
                          <a:ext cx="2941320" cy="400685"/>
                        </a:xfrm>
                        <a:prstGeom prst="rect">
                          <a:avLst/>
                        </a:prstGeom>
                        <a:noFill/>
                        <a:ln>
                          <a:noFill/>
                        </a:ln>
                      </wps:spPr>
                      <wps:txbx>
                        <w:txbxContent>
                          <w:p w14:paraId="6EFAD4D3" w14:textId="6F91D8FA" w:rsidR="002568B3" w:rsidRPr="001E096E" w:rsidRDefault="002568B3" w:rsidP="002568B3">
                            <w:pPr>
                              <w:pStyle w:val="Caption"/>
                              <w:ind w:firstLine="708"/>
                              <w:rPr>
                                <w:noProof w:val="0"/>
                              </w:rPr>
                            </w:pPr>
                            <w:r w:rsidRPr="001E096E">
                              <w:rPr>
                                <w:noProof w:val="0"/>
                              </w:rPr>
                              <w:t xml:space="preserve">       </w:t>
                            </w:r>
                            <w:r w:rsidR="0046789A" w:rsidRPr="001E096E">
                              <w:rPr>
                                <w:noProof w:val="0"/>
                              </w:rPr>
                              <w:t xml:space="preserve">      </w:t>
                            </w:r>
                            <w:r w:rsidRPr="001E096E">
                              <w:rPr>
                                <w:noProof w:val="0"/>
                              </w:rPr>
                              <w:t>A</w:t>
                            </w:r>
                            <w:r w:rsidRPr="001E096E">
                              <w:rPr>
                                <w:noProof w:val="0"/>
                              </w:rPr>
                              <w:tab/>
                            </w:r>
                            <w:r w:rsidRPr="001E096E">
                              <w:rPr>
                                <w:noProof w:val="0"/>
                              </w:rPr>
                              <w:tab/>
                            </w:r>
                            <w:r w:rsidR="0046789A" w:rsidRPr="001E096E">
                              <w:rPr>
                                <w:noProof w:val="0"/>
                              </w:rPr>
                              <w:t xml:space="preserve">     </w:t>
                            </w:r>
                            <w:r w:rsidRPr="001E096E">
                              <w:rPr>
                                <w:noProof w:val="0"/>
                              </w:rPr>
                              <w:t xml:space="preserve">   B</w:t>
                            </w:r>
                          </w:p>
                          <w:p w14:paraId="27C3857C" w14:textId="5171337C" w:rsidR="002568B3" w:rsidRPr="001E096E" w:rsidRDefault="002568B3" w:rsidP="002568B3">
                            <w:pPr>
                              <w:pStyle w:val="Caption"/>
                              <w:rPr>
                                <w:noProof w:val="0"/>
                              </w:rPr>
                            </w:pPr>
                            <w:r w:rsidRPr="001E096E">
                              <w:rPr>
                                <w:noProof w:val="0"/>
                              </w:rPr>
                              <w:t>Figure 2. Single-(A) and multi-object (B) target.</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72A6E610" id="_x0000_t202" coordsize="21600,21600" o:spt="202" path="m,l,21600r21600,l21600,xe">
                <v:stroke joinstyle="miter"/>
                <v:path gradientshapeok="t" o:connecttype="rect"/>
              </v:shapetype>
              <v:shape id="Text Box 1" o:spid="_x0000_s1026" type="#_x0000_t202" style="position:absolute;left:0;text-align:left;margin-left:264.5pt;margin-top:.35pt;width:231.6pt;height:31.55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" filled="f" stroked="f">
                <v:textbox inset="0,0,0,0">
                  <w:txbxContent>
                    <w:p w14:paraId="6EFAD4D3" w14:textId="6F91D8FA" w:rsidR="002568B3" w:rsidRPr="001E096E" w:rsidRDefault="002568B3" w:rsidP="002568B3">
                      <w:pPr>
                        <w:pStyle w:val="Caption"/>
                        <w:ind w:firstLine="708"/>
                        <w:rPr>
                          <w:noProof w:val="0"/>
                        </w:rPr>
                      </w:pPr>
                      <w:r w:rsidRPr="001E096E">
                        <w:rPr>
                          <w:noProof w:val="0"/>
                        </w:rPr>
                        <w:t xml:space="preserve">       </w:t>
                      </w:r>
                      <w:r w:rsidR="0046789A" w:rsidRPr="001E096E">
                        <w:rPr>
                          <w:noProof w:val="0"/>
                        </w:rPr>
                        <w:t xml:space="preserve">      </w:t>
                      </w:r>
                      <w:r w:rsidRPr="001E096E">
                        <w:rPr>
                          <w:noProof w:val="0"/>
                        </w:rPr>
                        <w:t>A</w:t>
                      </w:r>
                      <w:r w:rsidRPr="001E096E">
                        <w:rPr>
                          <w:noProof w:val="0"/>
                        </w:rPr>
                        <w:tab/>
                      </w:r>
                      <w:r w:rsidRPr="001E096E">
                        <w:rPr>
                          <w:noProof w:val="0"/>
                        </w:rPr>
                        <w:tab/>
                      </w:r>
                      <w:r w:rsidR="0046789A" w:rsidRPr="001E096E">
                        <w:rPr>
                          <w:noProof w:val="0"/>
                        </w:rPr>
                        <w:t xml:space="preserve">     </w:t>
                      </w:r>
                      <w:r w:rsidRPr="001E096E">
                        <w:rPr>
                          <w:noProof w:val="0"/>
                        </w:rPr>
                        <w:t xml:space="preserve">   B</w:t>
                      </w:r>
                    </w:p>
                    <w:p w14:paraId="27C3857C" w14:textId="5171337C" w:rsidR="002568B3" w:rsidRPr="001E096E" w:rsidRDefault="002568B3" w:rsidP="002568B3">
                      <w:pPr>
                        <w:pStyle w:val="Caption"/>
                        <w:rPr>
                          <w:noProof w:val="0"/>
                        </w:rPr>
                      </w:pPr>
                      <w:r w:rsidRPr="001E096E">
                        <w:rPr>
                          <w:noProof w:val="0"/>
                        </w:rPr>
                        <w:t>Figure 2. Single-(A) and multi-object (B) target.</w:t>
                      </w:r>
                    </w:p>
                  </w:txbxContent>
                </v:textbox>
                <w10:wrap type="square"/>
              </v:shape>
            </w:pict>
          </mc:Fallback>
        </mc:AlternateContent>
      </w:r>
      <w:r w:rsidR="002568B3" w:rsidRPr="001E096E">
        <w:rPr>
          <w:noProof w:val="0"/>
          <w:sz w:val="22"/>
          <w:szCs w:val="22"/>
        </w:rPr>
        <w:t xml:space="preserve">Figure 1. The design and procedure of the </w:t>
      </w:r>
    </w:p>
    <w:p w14:paraId="17DA85E1" w14:textId="448D3DE5" w:rsidR="002568B3" w:rsidRPr="001E096E" w:rsidRDefault="002568B3" w:rsidP="002568B3">
      <w:pPr>
        <w:pStyle w:val="Caption"/>
        <w:spacing w:after="0"/>
        <w:rPr>
          <w:noProof w:val="0"/>
          <w:sz w:val="22"/>
          <w:szCs w:val="22"/>
        </w:rPr>
      </w:pPr>
      <w:r w:rsidRPr="001E096E">
        <w:rPr>
          <w:noProof w:val="0"/>
          <w:sz w:val="22"/>
          <w:szCs w:val="22"/>
        </w:rPr>
        <w:t>Sentence–Picture Verification task.</w:t>
      </w:r>
    </w:p>
    <w:p w14:paraId="5CA334C6" w14:textId="77777777" w:rsidR="00C95A36" w:rsidRPr="00930F5B" w:rsidRDefault="00C95A36" w:rsidP="002568B3">
      <w:pPr>
        <w:spacing w:after="0"/>
        <w:ind w:firstLine="708"/>
        <w:jc w:val="left"/>
        <w:rPr>
          <w:sz w:val="22"/>
          <w:szCs w:val="22"/>
        </w:rPr>
      </w:pP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30"/>
        <w:gridCol w:w="4530"/>
      </w:tblGrid>
      <w:tr w:rsidR="00C95A36" w:rsidRPr="00930F5B" w14:paraId="6DEB2F00" w14:textId="77777777" w:rsidTr="00547A8F">
        <w:trPr>
          <w:jc w:val="center"/>
        </w:trPr>
        <w:tc>
          <w:tcPr>
            <w:tcW w:w="4530" w:type="dxa"/>
          </w:tcPr>
          <w:tbl>
            <w:tblPr>
              <w:tblW w:w="0" w:type="auto"/>
              <w:tblBorders>
                <w:top w:val="single" w:sz="8" w:space="0" w:color="auto"/>
                <w:bottom w:val="single" w:sz="8" w:space="0" w:color="auto"/>
                <w:insideH w:val="single" w:sz="4" w:space="0" w:color="auto"/>
              </w:tblBorders>
              <w:tblCellMar>
                <w:left w:w="57" w:type="dxa"/>
                <w:right w:w="57" w:type="dxa"/>
              </w:tblCellMar>
              <w:tblLook w:val="04A0" w:firstRow="1" w:lastRow="0" w:firstColumn="1" w:lastColumn="0" w:noHBand="0" w:noVBand="1"/>
            </w:tblPr>
            <w:tblGrid>
              <w:gridCol w:w="1311"/>
              <w:gridCol w:w="1417"/>
              <w:gridCol w:w="1418"/>
            </w:tblGrid>
            <w:tr w:rsidR="00C95A36" w:rsidRPr="00930F5B" w14:paraId="64DC4427" w14:textId="77777777" w:rsidTr="00547A8F">
              <w:trPr>
                <w:trHeight w:val="20"/>
              </w:trPr>
              <w:tc>
                <w:tcPr>
                  <w:tcW w:w="1311" w:type="dxa"/>
                  <w:hideMark/>
                </w:tcPr>
                <w:p w14:paraId="7C2C7587" w14:textId="77777777" w:rsidR="00C95A36" w:rsidRPr="00930F5B" w:rsidRDefault="00C95A36" w:rsidP="00547A8F">
                  <w:pPr>
                    <w:pStyle w:val="Example"/>
                    <w:rPr>
                      <w:b/>
                      <w:bCs/>
                      <w:sz w:val="22"/>
                      <w:szCs w:val="22"/>
                      <w:lang w:bidi="ar-SA"/>
                    </w:rPr>
                  </w:pPr>
                  <w:r w:rsidRPr="00930F5B">
                    <w:rPr>
                      <w:b/>
                      <w:bCs/>
                      <w:sz w:val="22"/>
                      <w:szCs w:val="22"/>
                      <w:lang w:bidi="ar-SA"/>
                    </w:rPr>
                    <w:t>Condition</w:t>
                  </w:r>
                </w:p>
              </w:tc>
              <w:tc>
                <w:tcPr>
                  <w:tcW w:w="1417" w:type="dxa"/>
                  <w:hideMark/>
                </w:tcPr>
                <w:p w14:paraId="50A5C7EF" w14:textId="77777777" w:rsidR="00C95A36" w:rsidRPr="00930F5B" w:rsidRDefault="00C95A36" w:rsidP="00547A8F">
                  <w:pPr>
                    <w:pStyle w:val="Example"/>
                    <w:rPr>
                      <w:b/>
                      <w:bCs/>
                      <w:sz w:val="22"/>
                      <w:szCs w:val="22"/>
                      <w:lang w:bidi="ar-SA"/>
                    </w:rPr>
                  </w:pPr>
                  <w:r w:rsidRPr="00930F5B">
                    <w:rPr>
                      <w:b/>
                      <w:bCs/>
                      <w:sz w:val="22"/>
                      <w:szCs w:val="22"/>
                      <w:lang w:bidi="ar-SA"/>
                    </w:rPr>
                    <w:t>A % (N)</w:t>
                  </w:r>
                </w:p>
              </w:tc>
              <w:tc>
                <w:tcPr>
                  <w:tcW w:w="1418" w:type="dxa"/>
                  <w:hideMark/>
                </w:tcPr>
                <w:p w14:paraId="02F3FA76" w14:textId="77777777" w:rsidR="00C95A36" w:rsidRPr="00930F5B" w:rsidRDefault="00C95A36" w:rsidP="00547A8F">
                  <w:pPr>
                    <w:pStyle w:val="Example"/>
                    <w:rPr>
                      <w:b/>
                      <w:bCs/>
                      <w:sz w:val="22"/>
                      <w:szCs w:val="22"/>
                      <w:lang w:bidi="ar-SA"/>
                    </w:rPr>
                  </w:pPr>
                  <w:r w:rsidRPr="00930F5B">
                    <w:rPr>
                      <w:b/>
                      <w:bCs/>
                      <w:sz w:val="22"/>
                      <w:szCs w:val="22"/>
                      <w:lang w:bidi="ar-SA"/>
                    </w:rPr>
                    <w:t>B % (N)</w:t>
                  </w:r>
                </w:p>
              </w:tc>
            </w:tr>
            <w:tr w:rsidR="00C95A36" w:rsidRPr="00930F5B" w14:paraId="3D2FD1B4" w14:textId="77777777" w:rsidTr="00547A8F">
              <w:trPr>
                <w:trHeight w:val="20"/>
              </w:trPr>
              <w:tc>
                <w:tcPr>
                  <w:tcW w:w="1311" w:type="dxa"/>
                  <w:hideMark/>
                </w:tcPr>
                <w:p w14:paraId="712F6A5A" w14:textId="77777777" w:rsidR="00C95A36" w:rsidRPr="00930F5B" w:rsidRDefault="00C95A36" w:rsidP="00547A8F">
                  <w:pPr>
                    <w:pStyle w:val="Example"/>
                    <w:rPr>
                      <w:sz w:val="22"/>
                      <w:szCs w:val="22"/>
                      <w:lang w:bidi="ar-SA"/>
                    </w:rPr>
                  </w:pPr>
                  <w:r w:rsidRPr="00930F5B">
                    <w:rPr>
                      <w:sz w:val="22"/>
                      <w:szCs w:val="22"/>
                    </w:rPr>
                    <w:t>Exhaustive</w:t>
                  </w:r>
                </w:p>
              </w:tc>
              <w:tc>
                <w:tcPr>
                  <w:tcW w:w="1417" w:type="dxa"/>
                  <w:hideMark/>
                </w:tcPr>
                <w:p w14:paraId="430FFBE7" w14:textId="46262EBA" w:rsidR="00C95A36" w:rsidRPr="00930F5B" w:rsidRDefault="00600C97" w:rsidP="00547A8F">
                  <w:pPr>
                    <w:pStyle w:val="Example"/>
                    <w:rPr>
                      <w:sz w:val="22"/>
                      <w:szCs w:val="22"/>
                      <w:lang w:bidi="ar-SA"/>
                    </w:rPr>
                  </w:pPr>
                  <w:r w:rsidRPr="00930F5B">
                    <w:rPr>
                      <w:sz w:val="22"/>
                      <w:szCs w:val="22"/>
                      <w:lang w:bidi="ar-SA"/>
                    </w:rPr>
                    <w:t>95.1</w:t>
                  </w:r>
                  <w:r w:rsidR="00C95A36" w:rsidRPr="00930F5B">
                    <w:rPr>
                      <w:sz w:val="22"/>
                      <w:szCs w:val="22"/>
                      <w:lang w:bidi="ar-SA"/>
                    </w:rPr>
                    <w:t>% (</w:t>
                  </w:r>
                  <w:r w:rsidRPr="00930F5B">
                    <w:rPr>
                      <w:sz w:val="22"/>
                      <w:szCs w:val="22"/>
                      <w:lang w:bidi="ar-SA"/>
                    </w:rPr>
                    <w:t>411</w:t>
                  </w:r>
                  <w:r w:rsidR="00C95A36" w:rsidRPr="00930F5B">
                    <w:rPr>
                      <w:sz w:val="22"/>
                      <w:szCs w:val="22"/>
                      <w:lang w:bidi="ar-SA"/>
                    </w:rPr>
                    <w:t xml:space="preserve">) </w:t>
                  </w:r>
                </w:p>
              </w:tc>
              <w:tc>
                <w:tcPr>
                  <w:tcW w:w="1418" w:type="dxa"/>
                  <w:hideMark/>
                </w:tcPr>
                <w:p w14:paraId="573F9479" w14:textId="1B679425" w:rsidR="00C95A36" w:rsidRPr="00930F5B" w:rsidRDefault="00600C97" w:rsidP="00547A8F">
                  <w:pPr>
                    <w:pStyle w:val="Example"/>
                    <w:rPr>
                      <w:sz w:val="22"/>
                      <w:szCs w:val="22"/>
                      <w:lang w:bidi="ar-SA"/>
                    </w:rPr>
                  </w:pPr>
                  <w:r w:rsidRPr="00930F5B">
                    <w:rPr>
                      <w:sz w:val="22"/>
                      <w:szCs w:val="22"/>
                      <w:lang w:bidi="ar-SA"/>
                    </w:rPr>
                    <w:t>4.86</w:t>
                  </w:r>
                  <w:r w:rsidR="00C95A36" w:rsidRPr="00930F5B">
                    <w:rPr>
                      <w:sz w:val="22"/>
                      <w:szCs w:val="22"/>
                      <w:lang w:bidi="ar-SA"/>
                    </w:rPr>
                    <w:t>% (</w:t>
                  </w:r>
                  <w:r w:rsidRPr="00930F5B">
                    <w:rPr>
                      <w:sz w:val="22"/>
                      <w:szCs w:val="22"/>
                      <w:lang w:bidi="ar-SA"/>
                    </w:rPr>
                    <w:t>21</w:t>
                  </w:r>
                  <w:r w:rsidR="00C95A36" w:rsidRPr="00930F5B">
                    <w:rPr>
                      <w:sz w:val="22"/>
                      <w:szCs w:val="22"/>
                      <w:lang w:bidi="ar-SA"/>
                    </w:rPr>
                    <w:t>)</w:t>
                  </w:r>
                </w:p>
              </w:tc>
            </w:tr>
            <w:tr w:rsidR="00C95A36" w:rsidRPr="00930F5B" w14:paraId="7A24096E" w14:textId="77777777" w:rsidTr="00547A8F">
              <w:trPr>
                <w:trHeight w:val="20"/>
              </w:trPr>
              <w:tc>
                <w:tcPr>
                  <w:tcW w:w="1311" w:type="dxa"/>
                  <w:hideMark/>
                </w:tcPr>
                <w:p w14:paraId="6E8CC7DF" w14:textId="6FAB1499" w:rsidR="00C95A36" w:rsidRPr="00930F5B" w:rsidRDefault="00600C97" w:rsidP="00547A8F">
                  <w:pPr>
                    <w:pStyle w:val="Example"/>
                    <w:rPr>
                      <w:sz w:val="22"/>
                      <w:szCs w:val="22"/>
                      <w:lang w:bidi="ar-SA"/>
                    </w:rPr>
                  </w:pPr>
                  <w:r w:rsidRPr="00930F5B">
                    <w:rPr>
                      <w:sz w:val="22"/>
                      <w:szCs w:val="22"/>
                    </w:rPr>
                    <w:t>Unmodified</w:t>
                  </w:r>
                </w:p>
              </w:tc>
              <w:tc>
                <w:tcPr>
                  <w:tcW w:w="1417" w:type="dxa"/>
                  <w:hideMark/>
                </w:tcPr>
                <w:p w14:paraId="29DC9BEA" w14:textId="317FF4BC" w:rsidR="00C95A36" w:rsidRPr="00930F5B" w:rsidRDefault="00C95A36" w:rsidP="00547A8F">
                  <w:pPr>
                    <w:pStyle w:val="Example"/>
                    <w:rPr>
                      <w:sz w:val="22"/>
                      <w:szCs w:val="22"/>
                      <w:lang w:bidi="ar-SA"/>
                    </w:rPr>
                  </w:pPr>
                  <w:r w:rsidRPr="00930F5B">
                    <w:rPr>
                      <w:sz w:val="22"/>
                      <w:szCs w:val="22"/>
                      <w:lang w:bidi="ar-SA"/>
                    </w:rPr>
                    <w:t>9</w:t>
                  </w:r>
                  <w:r w:rsidR="00600C97" w:rsidRPr="00930F5B">
                    <w:rPr>
                      <w:sz w:val="22"/>
                      <w:szCs w:val="22"/>
                      <w:lang w:bidi="ar-SA"/>
                    </w:rPr>
                    <w:t>6.1</w:t>
                  </w:r>
                  <w:r w:rsidRPr="00930F5B">
                    <w:rPr>
                      <w:sz w:val="22"/>
                      <w:szCs w:val="22"/>
                      <w:lang w:bidi="ar-SA"/>
                    </w:rPr>
                    <w:t>% (</w:t>
                  </w:r>
                  <w:r w:rsidR="00600C97" w:rsidRPr="00930F5B">
                    <w:rPr>
                      <w:sz w:val="22"/>
                      <w:szCs w:val="22"/>
                      <w:lang w:bidi="ar-SA"/>
                    </w:rPr>
                    <w:t>415</w:t>
                  </w:r>
                  <w:r w:rsidRPr="00930F5B">
                    <w:rPr>
                      <w:sz w:val="22"/>
                      <w:szCs w:val="22"/>
                      <w:lang w:bidi="ar-SA"/>
                    </w:rPr>
                    <w:t>)</w:t>
                  </w:r>
                </w:p>
              </w:tc>
              <w:tc>
                <w:tcPr>
                  <w:tcW w:w="1418" w:type="dxa"/>
                  <w:hideMark/>
                </w:tcPr>
                <w:p w14:paraId="0F563B0D" w14:textId="6CD19C6A" w:rsidR="00C95A36" w:rsidRPr="00930F5B" w:rsidRDefault="00600C97" w:rsidP="00547A8F">
                  <w:pPr>
                    <w:pStyle w:val="Example"/>
                    <w:rPr>
                      <w:sz w:val="22"/>
                      <w:szCs w:val="22"/>
                      <w:lang w:bidi="ar-SA"/>
                    </w:rPr>
                  </w:pPr>
                  <w:r w:rsidRPr="00930F5B">
                    <w:rPr>
                      <w:sz w:val="22"/>
                      <w:szCs w:val="22"/>
                      <w:lang w:bidi="ar-SA"/>
                    </w:rPr>
                    <w:t>3.94</w:t>
                  </w:r>
                  <w:r w:rsidR="00C95A36" w:rsidRPr="00930F5B">
                    <w:rPr>
                      <w:sz w:val="22"/>
                      <w:szCs w:val="22"/>
                      <w:lang w:bidi="ar-SA"/>
                    </w:rPr>
                    <w:t>% (</w:t>
                  </w:r>
                  <w:r w:rsidRPr="00930F5B">
                    <w:rPr>
                      <w:sz w:val="22"/>
                      <w:szCs w:val="22"/>
                      <w:lang w:bidi="ar-SA"/>
                    </w:rPr>
                    <w:t>17</w:t>
                  </w:r>
                  <w:r w:rsidR="00C95A36" w:rsidRPr="00930F5B">
                    <w:rPr>
                      <w:sz w:val="22"/>
                      <w:szCs w:val="22"/>
                      <w:lang w:bidi="ar-SA"/>
                    </w:rPr>
                    <w:t>)</w:t>
                  </w:r>
                </w:p>
              </w:tc>
            </w:tr>
            <w:tr w:rsidR="00C95A36" w:rsidRPr="00930F5B" w14:paraId="41D3774B" w14:textId="77777777" w:rsidTr="00547A8F">
              <w:trPr>
                <w:trHeight w:val="20"/>
              </w:trPr>
              <w:tc>
                <w:tcPr>
                  <w:tcW w:w="1311" w:type="dxa"/>
                  <w:hideMark/>
                </w:tcPr>
                <w:p w14:paraId="538ACB81" w14:textId="77777777" w:rsidR="00C95A36" w:rsidRPr="00930F5B" w:rsidRDefault="00C95A36" w:rsidP="00547A8F">
                  <w:pPr>
                    <w:pStyle w:val="Example"/>
                    <w:rPr>
                      <w:sz w:val="22"/>
                      <w:szCs w:val="22"/>
                      <w:lang w:bidi="ar-SA"/>
                    </w:rPr>
                  </w:pPr>
                  <w:r w:rsidRPr="00930F5B">
                    <w:rPr>
                      <w:sz w:val="22"/>
                      <w:szCs w:val="22"/>
                      <w:lang w:bidi="ar-SA"/>
                    </w:rPr>
                    <w:t>Contrastive</w:t>
                  </w:r>
                </w:p>
              </w:tc>
              <w:tc>
                <w:tcPr>
                  <w:tcW w:w="1417" w:type="dxa"/>
                </w:tcPr>
                <w:p w14:paraId="0EADE829" w14:textId="525F1462" w:rsidR="00C95A36" w:rsidRPr="00930F5B" w:rsidRDefault="00600C97" w:rsidP="00547A8F">
                  <w:pPr>
                    <w:pStyle w:val="Example"/>
                    <w:rPr>
                      <w:sz w:val="22"/>
                      <w:szCs w:val="22"/>
                      <w:lang w:bidi="ar-SA"/>
                    </w:rPr>
                  </w:pPr>
                  <w:r w:rsidRPr="00930F5B">
                    <w:rPr>
                      <w:sz w:val="22"/>
                      <w:szCs w:val="22"/>
                      <w:lang w:bidi="ar-SA"/>
                    </w:rPr>
                    <w:t>37</w:t>
                  </w:r>
                  <w:r w:rsidR="00C95A36" w:rsidRPr="00930F5B">
                    <w:rPr>
                      <w:sz w:val="22"/>
                      <w:szCs w:val="22"/>
                      <w:lang w:bidi="ar-SA"/>
                    </w:rPr>
                    <w:t>.7% (</w:t>
                  </w:r>
                  <w:r w:rsidRPr="00930F5B">
                    <w:rPr>
                      <w:sz w:val="22"/>
                      <w:szCs w:val="22"/>
                      <w:lang w:bidi="ar-SA"/>
                    </w:rPr>
                    <w:t>163</w:t>
                  </w:r>
                  <w:r w:rsidR="00C95A36" w:rsidRPr="00930F5B">
                    <w:rPr>
                      <w:sz w:val="22"/>
                      <w:szCs w:val="22"/>
                      <w:lang w:bidi="ar-SA"/>
                    </w:rPr>
                    <w:t>)</w:t>
                  </w:r>
                </w:p>
              </w:tc>
              <w:tc>
                <w:tcPr>
                  <w:tcW w:w="1418" w:type="dxa"/>
                  <w:hideMark/>
                </w:tcPr>
                <w:p w14:paraId="40B02DA2" w14:textId="578E3AD0" w:rsidR="00C95A36" w:rsidRPr="00930F5B" w:rsidRDefault="00600C97" w:rsidP="00547A8F">
                  <w:pPr>
                    <w:pStyle w:val="Example"/>
                    <w:rPr>
                      <w:sz w:val="22"/>
                      <w:szCs w:val="22"/>
                      <w:lang w:bidi="ar-SA"/>
                    </w:rPr>
                  </w:pPr>
                  <w:r w:rsidRPr="00930F5B">
                    <w:rPr>
                      <w:sz w:val="22"/>
                      <w:szCs w:val="22"/>
                      <w:lang w:bidi="ar-SA"/>
                    </w:rPr>
                    <w:t>62</w:t>
                  </w:r>
                  <w:r w:rsidR="00C95A36" w:rsidRPr="00930F5B">
                    <w:rPr>
                      <w:sz w:val="22"/>
                      <w:szCs w:val="22"/>
                      <w:lang w:bidi="ar-SA"/>
                    </w:rPr>
                    <w:t>.3% (</w:t>
                  </w:r>
                  <w:r w:rsidRPr="00930F5B">
                    <w:rPr>
                      <w:sz w:val="22"/>
                      <w:szCs w:val="22"/>
                      <w:lang w:bidi="ar-SA"/>
                    </w:rPr>
                    <w:t>269</w:t>
                  </w:r>
                  <w:r w:rsidR="00C95A36" w:rsidRPr="00930F5B">
                    <w:rPr>
                      <w:sz w:val="22"/>
                      <w:szCs w:val="22"/>
                      <w:lang w:bidi="ar-SA"/>
                    </w:rPr>
                    <w:t>)</w:t>
                  </w:r>
                </w:p>
              </w:tc>
            </w:tr>
          </w:tbl>
          <w:p w14:paraId="6894511C" w14:textId="77777777" w:rsidR="00C95A36" w:rsidRPr="00930F5B" w:rsidRDefault="00C95A36" w:rsidP="00547A8F">
            <w:pPr>
              <w:spacing w:after="0"/>
              <w:rPr>
                <w:sz w:val="22"/>
                <w:szCs w:val="22"/>
              </w:rPr>
            </w:pPr>
          </w:p>
        </w:tc>
        <w:tc>
          <w:tcPr>
            <w:tcW w:w="4530" w:type="dxa"/>
          </w:tcPr>
          <w:tbl>
            <w:tblPr>
              <w:tblW w:w="0" w:type="auto"/>
              <w:tblCellSpacing w:w="0" w:type="dxa"/>
              <w:tblCellMar>
                <w:left w:w="57" w:type="dxa"/>
                <w:right w:w="57" w:type="dxa"/>
              </w:tblCellMar>
              <w:tblLook w:val="04A0" w:firstRow="1" w:lastRow="0" w:firstColumn="1" w:lastColumn="0" w:noHBand="0" w:noVBand="1"/>
            </w:tblPr>
            <w:tblGrid>
              <w:gridCol w:w="1749"/>
              <w:gridCol w:w="1049"/>
              <w:gridCol w:w="347"/>
              <w:gridCol w:w="1169"/>
            </w:tblGrid>
            <w:tr w:rsidR="00D01C9F" w:rsidRPr="00930F5B" w14:paraId="23E5D72A" w14:textId="77777777" w:rsidTr="009C2A59">
              <w:trPr>
                <w:trHeight w:val="20"/>
                <w:tblHeader/>
                <w:tblCellSpacing w:w="0" w:type="dxa"/>
              </w:trPr>
              <w:tc>
                <w:tcPr>
                  <w:tcW w:w="0" w:type="auto"/>
                  <w:tcBorders>
                    <w:top w:val="single" w:sz="8" w:space="0" w:color="auto"/>
                    <w:bottom w:val="single" w:sz="4" w:space="0" w:color="auto"/>
                  </w:tcBorders>
                  <w:vAlign w:val="center"/>
                  <w:hideMark/>
                </w:tcPr>
                <w:p w14:paraId="42BDCBD5" w14:textId="77777777" w:rsidR="00D01C9F" w:rsidRPr="001E096E" w:rsidRDefault="00D01C9F" w:rsidP="00D01C9F">
                  <w:pPr>
                    <w:spacing w:after="0"/>
                    <w:rPr>
                      <w:b/>
                      <w:bCs/>
                      <w:sz w:val="22"/>
                      <w:szCs w:val="22"/>
                    </w:rPr>
                  </w:pPr>
                  <w:r w:rsidRPr="001E096E">
                    <w:rPr>
                      <w:b/>
                      <w:bCs/>
                      <w:sz w:val="22"/>
                      <w:szCs w:val="22"/>
                    </w:rPr>
                    <w:t>Effect</w:t>
                  </w:r>
                </w:p>
              </w:tc>
              <w:tc>
                <w:tcPr>
                  <w:tcW w:w="0" w:type="auto"/>
                  <w:tcBorders>
                    <w:top w:val="single" w:sz="8" w:space="0" w:color="auto"/>
                    <w:bottom w:val="single" w:sz="4" w:space="0" w:color="auto"/>
                  </w:tcBorders>
                  <w:vAlign w:val="center"/>
                  <w:hideMark/>
                </w:tcPr>
                <w:p w14:paraId="064180B3" w14:textId="77777777" w:rsidR="00D01C9F" w:rsidRPr="001E096E" w:rsidRDefault="00D01C9F" w:rsidP="00D01C9F">
                  <w:pPr>
                    <w:spacing w:after="0"/>
                    <w:rPr>
                      <w:b/>
                      <w:bCs/>
                      <w:sz w:val="22"/>
                      <w:szCs w:val="22"/>
                    </w:rPr>
                  </w:pPr>
                  <w:r w:rsidRPr="001E096E">
                    <w:rPr>
                      <w:b/>
                      <w:bCs/>
                      <w:sz w:val="22"/>
                      <w:szCs w:val="22"/>
                    </w:rPr>
                    <w:t>Chisq</w:t>
                  </w:r>
                </w:p>
              </w:tc>
              <w:tc>
                <w:tcPr>
                  <w:tcW w:w="0" w:type="auto"/>
                  <w:tcBorders>
                    <w:top w:val="single" w:sz="8" w:space="0" w:color="auto"/>
                    <w:bottom w:val="single" w:sz="4" w:space="0" w:color="auto"/>
                  </w:tcBorders>
                  <w:vAlign w:val="center"/>
                  <w:hideMark/>
                </w:tcPr>
                <w:p w14:paraId="19F31019" w14:textId="77777777" w:rsidR="00D01C9F" w:rsidRPr="001E096E" w:rsidRDefault="00D01C9F" w:rsidP="00D01C9F">
                  <w:pPr>
                    <w:spacing w:after="0"/>
                    <w:rPr>
                      <w:b/>
                      <w:bCs/>
                      <w:sz w:val="22"/>
                      <w:szCs w:val="22"/>
                    </w:rPr>
                  </w:pPr>
                  <w:r w:rsidRPr="001E096E">
                    <w:rPr>
                      <w:b/>
                      <w:bCs/>
                      <w:sz w:val="22"/>
                      <w:szCs w:val="22"/>
                    </w:rPr>
                    <w:t>Df</w:t>
                  </w:r>
                </w:p>
              </w:tc>
              <w:tc>
                <w:tcPr>
                  <w:tcW w:w="0" w:type="auto"/>
                  <w:tcBorders>
                    <w:top w:val="single" w:sz="8" w:space="0" w:color="auto"/>
                    <w:bottom w:val="single" w:sz="4" w:space="0" w:color="auto"/>
                  </w:tcBorders>
                  <w:vAlign w:val="center"/>
                  <w:hideMark/>
                </w:tcPr>
                <w:p w14:paraId="1CBD43FC" w14:textId="77777777" w:rsidR="00D01C9F" w:rsidRPr="001E096E" w:rsidRDefault="00D01C9F" w:rsidP="00D01C9F">
                  <w:pPr>
                    <w:spacing w:after="0"/>
                    <w:rPr>
                      <w:b/>
                      <w:bCs/>
                      <w:sz w:val="22"/>
                      <w:szCs w:val="22"/>
                    </w:rPr>
                  </w:pPr>
                  <w:r w:rsidRPr="001E096E">
                    <w:rPr>
                      <w:b/>
                      <w:bCs/>
                      <w:sz w:val="22"/>
                      <w:szCs w:val="22"/>
                    </w:rPr>
                    <w:t>Pr(&gt;Chisq)</w:t>
                  </w:r>
                </w:p>
              </w:tc>
            </w:tr>
            <w:tr w:rsidR="00D01C9F" w:rsidRPr="00930F5B" w14:paraId="6B37FB25" w14:textId="77777777" w:rsidTr="00206BC7">
              <w:trPr>
                <w:trHeight w:val="20"/>
                <w:tblCellSpacing w:w="0" w:type="dxa"/>
              </w:trPr>
              <w:tc>
                <w:tcPr>
                  <w:tcW w:w="0" w:type="auto"/>
                  <w:vAlign w:val="center"/>
                  <w:hideMark/>
                </w:tcPr>
                <w:p w14:paraId="437C3E13" w14:textId="77777777" w:rsidR="00D01C9F" w:rsidRPr="001E096E" w:rsidRDefault="00D01C9F" w:rsidP="00D01C9F">
                  <w:pPr>
                    <w:spacing w:after="0"/>
                    <w:rPr>
                      <w:sz w:val="22"/>
                      <w:szCs w:val="22"/>
                    </w:rPr>
                  </w:pPr>
                  <w:r w:rsidRPr="001E096E">
                    <w:rPr>
                      <w:sz w:val="22"/>
                      <w:szCs w:val="22"/>
                    </w:rPr>
                    <w:t>(Intercept)</w:t>
                  </w:r>
                </w:p>
              </w:tc>
              <w:tc>
                <w:tcPr>
                  <w:tcW w:w="0" w:type="auto"/>
                  <w:vAlign w:val="center"/>
                  <w:hideMark/>
                </w:tcPr>
                <w:p w14:paraId="10663440" w14:textId="77777777" w:rsidR="00D01C9F" w:rsidRPr="001E096E" w:rsidRDefault="00D01C9F" w:rsidP="00D01C9F">
                  <w:pPr>
                    <w:spacing w:after="0"/>
                    <w:rPr>
                      <w:sz w:val="22"/>
                      <w:szCs w:val="22"/>
                    </w:rPr>
                  </w:pPr>
                  <w:r w:rsidRPr="001E096E">
                    <w:rPr>
                      <w:sz w:val="22"/>
                      <w:szCs w:val="22"/>
                    </w:rPr>
                    <w:t>10997.369</w:t>
                  </w:r>
                </w:p>
              </w:tc>
              <w:tc>
                <w:tcPr>
                  <w:tcW w:w="0" w:type="auto"/>
                  <w:vAlign w:val="center"/>
                  <w:hideMark/>
                </w:tcPr>
                <w:p w14:paraId="3BEF2A75" w14:textId="77777777" w:rsidR="00D01C9F" w:rsidRPr="001E096E" w:rsidRDefault="00D01C9F" w:rsidP="00D01C9F">
                  <w:pPr>
                    <w:spacing w:after="0"/>
                    <w:rPr>
                      <w:sz w:val="22"/>
                      <w:szCs w:val="22"/>
                    </w:rPr>
                  </w:pPr>
                  <w:r w:rsidRPr="001E096E">
                    <w:rPr>
                      <w:sz w:val="22"/>
                      <w:szCs w:val="22"/>
                    </w:rPr>
                    <w:t>1</w:t>
                  </w:r>
                </w:p>
              </w:tc>
              <w:tc>
                <w:tcPr>
                  <w:tcW w:w="0" w:type="auto"/>
                  <w:vAlign w:val="center"/>
                  <w:hideMark/>
                </w:tcPr>
                <w:p w14:paraId="613C8E9D" w14:textId="77777777" w:rsidR="00D01C9F" w:rsidRPr="001E096E" w:rsidRDefault="00D01C9F" w:rsidP="00D01C9F">
                  <w:pPr>
                    <w:spacing w:after="0"/>
                    <w:rPr>
                      <w:sz w:val="22"/>
                      <w:szCs w:val="22"/>
                    </w:rPr>
                  </w:pPr>
                  <w:r w:rsidRPr="001E096E">
                    <w:rPr>
                      <w:sz w:val="22"/>
                      <w:szCs w:val="22"/>
                    </w:rPr>
                    <w:t>&lt; 2.2e-16</w:t>
                  </w:r>
                </w:p>
              </w:tc>
            </w:tr>
            <w:tr w:rsidR="00D01C9F" w:rsidRPr="00930F5B" w14:paraId="07CEF7FF" w14:textId="77777777" w:rsidTr="00206BC7">
              <w:trPr>
                <w:trHeight w:val="20"/>
                <w:tblCellSpacing w:w="0" w:type="dxa"/>
              </w:trPr>
              <w:tc>
                <w:tcPr>
                  <w:tcW w:w="0" w:type="auto"/>
                  <w:vAlign w:val="center"/>
                  <w:hideMark/>
                </w:tcPr>
                <w:p w14:paraId="5DAA99AC" w14:textId="77777777" w:rsidR="00D01C9F" w:rsidRPr="001E096E" w:rsidRDefault="00D01C9F" w:rsidP="00D01C9F">
                  <w:pPr>
                    <w:spacing w:after="0"/>
                    <w:rPr>
                      <w:sz w:val="22"/>
                      <w:szCs w:val="22"/>
                    </w:rPr>
                  </w:pPr>
                  <w:r w:rsidRPr="001E096E">
                    <w:rPr>
                      <w:sz w:val="22"/>
                      <w:szCs w:val="22"/>
                    </w:rPr>
                    <w:t>condition</w:t>
                  </w:r>
                </w:p>
              </w:tc>
              <w:tc>
                <w:tcPr>
                  <w:tcW w:w="0" w:type="auto"/>
                  <w:vAlign w:val="center"/>
                  <w:hideMark/>
                </w:tcPr>
                <w:p w14:paraId="74D65697" w14:textId="77777777" w:rsidR="00D01C9F" w:rsidRPr="001E096E" w:rsidRDefault="00D01C9F" w:rsidP="00D01C9F">
                  <w:pPr>
                    <w:spacing w:after="0"/>
                    <w:rPr>
                      <w:sz w:val="22"/>
                      <w:szCs w:val="22"/>
                    </w:rPr>
                  </w:pPr>
                  <w:r w:rsidRPr="001E096E">
                    <w:rPr>
                      <w:sz w:val="22"/>
                      <w:szCs w:val="22"/>
                    </w:rPr>
                    <w:t>12.531</w:t>
                  </w:r>
                </w:p>
              </w:tc>
              <w:tc>
                <w:tcPr>
                  <w:tcW w:w="0" w:type="auto"/>
                  <w:vAlign w:val="center"/>
                  <w:hideMark/>
                </w:tcPr>
                <w:p w14:paraId="5DC4C967" w14:textId="77777777" w:rsidR="00D01C9F" w:rsidRPr="001E096E" w:rsidRDefault="00D01C9F" w:rsidP="00D01C9F">
                  <w:pPr>
                    <w:spacing w:after="0"/>
                    <w:rPr>
                      <w:sz w:val="22"/>
                      <w:szCs w:val="22"/>
                    </w:rPr>
                  </w:pPr>
                  <w:r w:rsidRPr="001E096E">
                    <w:rPr>
                      <w:sz w:val="22"/>
                      <w:szCs w:val="22"/>
                    </w:rPr>
                    <w:t>2</w:t>
                  </w:r>
                </w:p>
              </w:tc>
              <w:tc>
                <w:tcPr>
                  <w:tcW w:w="0" w:type="auto"/>
                  <w:vAlign w:val="center"/>
                  <w:hideMark/>
                </w:tcPr>
                <w:p w14:paraId="616F59A5" w14:textId="77777777" w:rsidR="00D01C9F" w:rsidRPr="001E096E" w:rsidRDefault="00D01C9F" w:rsidP="00D01C9F">
                  <w:pPr>
                    <w:spacing w:after="0"/>
                    <w:rPr>
                      <w:sz w:val="22"/>
                      <w:szCs w:val="22"/>
                    </w:rPr>
                  </w:pPr>
                  <w:r w:rsidRPr="001E096E">
                    <w:rPr>
                      <w:sz w:val="22"/>
                      <w:szCs w:val="22"/>
                    </w:rPr>
                    <w:t>0.0019008</w:t>
                  </w:r>
                </w:p>
              </w:tc>
            </w:tr>
            <w:tr w:rsidR="00D01C9F" w:rsidRPr="00930F5B" w14:paraId="73E36451" w14:textId="77777777" w:rsidTr="00206BC7">
              <w:trPr>
                <w:trHeight w:val="20"/>
                <w:tblCellSpacing w:w="0" w:type="dxa"/>
              </w:trPr>
              <w:tc>
                <w:tcPr>
                  <w:tcW w:w="0" w:type="auto"/>
                  <w:vAlign w:val="center"/>
                  <w:hideMark/>
                </w:tcPr>
                <w:p w14:paraId="2A0C9814" w14:textId="77777777" w:rsidR="00D01C9F" w:rsidRPr="001E096E" w:rsidRDefault="00D01C9F" w:rsidP="00D01C9F">
                  <w:pPr>
                    <w:spacing w:after="0"/>
                    <w:rPr>
                      <w:sz w:val="22"/>
                      <w:szCs w:val="22"/>
                    </w:rPr>
                  </w:pPr>
                  <w:r w:rsidRPr="001E096E">
                    <w:rPr>
                      <w:sz w:val="22"/>
                      <w:szCs w:val="22"/>
                    </w:rPr>
                    <w:t>choice</w:t>
                  </w:r>
                </w:p>
              </w:tc>
              <w:tc>
                <w:tcPr>
                  <w:tcW w:w="0" w:type="auto"/>
                  <w:vAlign w:val="center"/>
                  <w:hideMark/>
                </w:tcPr>
                <w:p w14:paraId="4032F1B6" w14:textId="77777777" w:rsidR="00D01C9F" w:rsidRPr="001E096E" w:rsidRDefault="00D01C9F" w:rsidP="00D01C9F">
                  <w:pPr>
                    <w:spacing w:after="0"/>
                    <w:rPr>
                      <w:sz w:val="22"/>
                      <w:szCs w:val="22"/>
                    </w:rPr>
                  </w:pPr>
                  <w:r w:rsidRPr="001E096E">
                    <w:rPr>
                      <w:sz w:val="22"/>
                      <w:szCs w:val="22"/>
                    </w:rPr>
                    <w:t>11.845</w:t>
                  </w:r>
                </w:p>
              </w:tc>
              <w:tc>
                <w:tcPr>
                  <w:tcW w:w="0" w:type="auto"/>
                  <w:vAlign w:val="center"/>
                  <w:hideMark/>
                </w:tcPr>
                <w:p w14:paraId="7D6FA0AA" w14:textId="77777777" w:rsidR="00D01C9F" w:rsidRPr="001E096E" w:rsidRDefault="00D01C9F" w:rsidP="00D01C9F">
                  <w:pPr>
                    <w:spacing w:after="0"/>
                    <w:rPr>
                      <w:sz w:val="22"/>
                      <w:szCs w:val="22"/>
                    </w:rPr>
                  </w:pPr>
                  <w:r w:rsidRPr="001E096E">
                    <w:rPr>
                      <w:sz w:val="22"/>
                      <w:szCs w:val="22"/>
                    </w:rPr>
                    <w:t>1</w:t>
                  </w:r>
                </w:p>
              </w:tc>
              <w:tc>
                <w:tcPr>
                  <w:tcW w:w="0" w:type="auto"/>
                  <w:vAlign w:val="center"/>
                  <w:hideMark/>
                </w:tcPr>
                <w:p w14:paraId="3E7399E3" w14:textId="77777777" w:rsidR="00D01C9F" w:rsidRPr="001E096E" w:rsidRDefault="00D01C9F" w:rsidP="00D01C9F">
                  <w:pPr>
                    <w:spacing w:after="0"/>
                    <w:rPr>
                      <w:sz w:val="22"/>
                      <w:szCs w:val="22"/>
                    </w:rPr>
                  </w:pPr>
                  <w:r w:rsidRPr="001E096E">
                    <w:rPr>
                      <w:sz w:val="22"/>
                      <w:szCs w:val="22"/>
                    </w:rPr>
                    <w:t>0.0005781</w:t>
                  </w:r>
                </w:p>
              </w:tc>
            </w:tr>
            <w:tr w:rsidR="00D01C9F" w:rsidRPr="00930F5B" w14:paraId="4199C139" w14:textId="77777777" w:rsidTr="00206BC7">
              <w:trPr>
                <w:trHeight w:val="20"/>
                <w:tblCellSpacing w:w="0" w:type="dxa"/>
              </w:trPr>
              <w:tc>
                <w:tcPr>
                  <w:tcW w:w="0" w:type="auto"/>
                  <w:tcBorders>
                    <w:bottom w:val="single" w:sz="4" w:space="0" w:color="auto"/>
                  </w:tcBorders>
                  <w:vAlign w:val="center"/>
                  <w:hideMark/>
                </w:tcPr>
                <w:p w14:paraId="758C62DF" w14:textId="77777777" w:rsidR="00D01C9F" w:rsidRPr="001E096E" w:rsidRDefault="00D01C9F" w:rsidP="00D01C9F">
                  <w:pPr>
                    <w:spacing w:after="0"/>
                    <w:rPr>
                      <w:sz w:val="22"/>
                      <w:szCs w:val="22"/>
                    </w:rPr>
                  </w:pPr>
                  <w:r w:rsidRPr="001E096E">
                    <w:rPr>
                      <w:sz w:val="22"/>
                      <w:szCs w:val="22"/>
                    </w:rPr>
                    <w:t>condition × choice</w:t>
                  </w:r>
                </w:p>
              </w:tc>
              <w:tc>
                <w:tcPr>
                  <w:tcW w:w="0" w:type="auto"/>
                  <w:tcBorders>
                    <w:bottom w:val="single" w:sz="4" w:space="0" w:color="auto"/>
                  </w:tcBorders>
                  <w:vAlign w:val="center"/>
                  <w:hideMark/>
                </w:tcPr>
                <w:p w14:paraId="25B9F123" w14:textId="77777777" w:rsidR="00D01C9F" w:rsidRPr="001E096E" w:rsidRDefault="00D01C9F" w:rsidP="00D01C9F">
                  <w:pPr>
                    <w:spacing w:after="0"/>
                    <w:rPr>
                      <w:sz w:val="22"/>
                      <w:szCs w:val="22"/>
                    </w:rPr>
                  </w:pPr>
                  <w:r w:rsidRPr="001E096E">
                    <w:rPr>
                      <w:sz w:val="22"/>
                      <w:szCs w:val="22"/>
                    </w:rPr>
                    <w:t>12.292</w:t>
                  </w:r>
                </w:p>
              </w:tc>
              <w:tc>
                <w:tcPr>
                  <w:tcW w:w="0" w:type="auto"/>
                  <w:tcBorders>
                    <w:bottom w:val="single" w:sz="4" w:space="0" w:color="auto"/>
                  </w:tcBorders>
                  <w:vAlign w:val="center"/>
                  <w:hideMark/>
                </w:tcPr>
                <w:p w14:paraId="69648362" w14:textId="77777777" w:rsidR="00D01C9F" w:rsidRPr="001E096E" w:rsidRDefault="00D01C9F" w:rsidP="00D01C9F">
                  <w:pPr>
                    <w:spacing w:after="0"/>
                    <w:rPr>
                      <w:sz w:val="22"/>
                      <w:szCs w:val="22"/>
                    </w:rPr>
                  </w:pPr>
                  <w:r w:rsidRPr="001E096E">
                    <w:rPr>
                      <w:sz w:val="22"/>
                      <w:szCs w:val="22"/>
                    </w:rPr>
                    <w:t>2</w:t>
                  </w:r>
                </w:p>
              </w:tc>
              <w:tc>
                <w:tcPr>
                  <w:tcW w:w="0" w:type="auto"/>
                  <w:tcBorders>
                    <w:bottom w:val="single" w:sz="4" w:space="0" w:color="auto"/>
                  </w:tcBorders>
                  <w:vAlign w:val="center"/>
                  <w:hideMark/>
                </w:tcPr>
                <w:p w14:paraId="5011453B" w14:textId="77777777" w:rsidR="00D01C9F" w:rsidRPr="001E096E" w:rsidRDefault="00D01C9F" w:rsidP="00D01C9F">
                  <w:pPr>
                    <w:spacing w:after="0"/>
                    <w:rPr>
                      <w:sz w:val="22"/>
                      <w:szCs w:val="22"/>
                    </w:rPr>
                  </w:pPr>
                  <w:r w:rsidRPr="001E096E">
                    <w:rPr>
                      <w:sz w:val="22"/>
                      <w:szCs w:val="22"/>
                    </w:rPr>
                    <w:t>0.0021419</w:t>
                  </w:r>
                </w:p>
              </w:tc>
            </w:tr>
          </w:tbl>
          <w:p w14:paraId="53F4B5B1" w14:textId="77777777" w:rsidR="00C95A36" w:rsidRPr="00930F5B" w:rsidRDefault="00C95A36" w:rsidP="00547A8F">
            <w:pPr>
              <w:spacing w:after="0"/>
              <w:rPr>
                <w:sz w:val="22"/>
                <w:szCs w:val="22"/>
              </w:rPr>
            </w:pPr>
          </w:p>
        </w:tc>
      </w:tr>
    </w:tbl>
    <w:p w14:paraId="7276FBD2" w14:textId="3A57F152" w:rsidR="00C95A36" w:rsidRPr="001E096E" w:rsidRDefault="00C95A36" w:rsidP="008040C2">
      <w:pPr>
        <w:pStyle w:val="Caption"/>
        <w:spacing w:after="0"/>
        <w:ind w:left="4956" w:hanging="4846"/>
        <w:rPr>
          <w:noProof w:val="0"/>
          <w:sz w:val="22"/>
          <w:szCs w:val="22"/>
        </w:rPr>
      </w:pPr>
      <w:r w:rsidRPr="001E096E">
        <w:rPr>
          <w:noProof w:val="0"/>
          <w:sz w:val="22"/>
          <w:szCs w:val="22"/>
        </w:rPr>
        <w:t xml:space="preserve">Table </w:t>
      </w:r>
      <w:r w:rsidRPr="001E096E">
        <w:rPr>
          <w:noProof w:val="0"/>
          <w:sz w:val="22"/>
          <w:szCs w:val="22"/>
        </w:rPr>
        <w:fldChar w:fldCharType="begin"/>
      </w:r>
      <w:r w:rsidRPr="001E096E">
        <w:rPr>
          <w:noProof w:val="0"/>
          <w:sz w:val="22"/>
          <w:szCs w:val="22"/>
        </w:rPr>
        <w:instrText xml:space="preserve"> SEQ Table \* ARABIC </w:instrText>
      </w:r>
      <w:r w:rsidRPr="001E096E">
        <w:rPr>
          <w:noProof w:val="0"/>
          <w:sz w:val="22"/>
          <w:szCs w:val="22"/>
        </w:rPr>
        <w:fldChar w:fldCharType="separate"/>
      </w:r>
      <w:r w:rsidR="00FE1F86" w:rsidRPr="001E096E">
        <w:rPr>
          <w:noProof w:val="0"/>
          <w:sz w:val="22"/>
          <w:szCs w:val="22"/>
        </w:rPr>
        <w:t>1</w:t>
      </w:r>
      <w:r w:rsidRPr="001E096E">
        <w:rPr>
          <w:noProof w:val="0"/>
          <w:sz w:val="22"/>
          <w:szCs w:val="22"/>
        </w:rPr>
        <w:fldChar w:fldCharType="end"/>
      </w:r>
      <w:r w:rsidRPr="001E096E">
        <w:rPr>
          <w:noProof w:val="0"/>
          <w:sz w:val="22"/>
          <w:szCs w:val="22"/>
        </w:rPr>
        <w:t xml:space="preserve">. </w:t>
      </w:r>
      <w:r w:rsidR="00600C97" w:rsidRPr="001E096E">
        <w:rPr>
          <w:noProof w:val="0"/>
          <w:sz w:val="22"/>
          <w:szCs w:val="22"/>
        </w:rPr>
        <w:t>Choice type</w:t>
      </w:r>
      <w:r w:rsidRPr="001E096E">
        <w:rPr>
          <w:noProof w:val="0"/>
          <w:sz w:val="22"/>
          <w:szCs w:val="22"/>
        </w:rPr>
        <w:t xml:space="preserve"> per condition</w:t>
      </w:r>
      <w:r w:rsidR="009C2A59" w:rsidRPr="001E096E">
        <w:rPr>
          <w:noProof w:val="0"/>
          <w:sz w:val="22"/>
          <w:szCs w:val="22"/>
        </w:rPr>
        <w:t xml:space="preserve">. </w:t>
      </w:r>
      <w:r w:rsidR="009C2A59" w:rsidRPr="001E096E">
        <w:rPr>
          <w:noProof w:val="0"/>
          <w:sz w:val="22"/>
          <w:szCs w:val="22"/>
        </w:rPr>
        <w:tab/>
      </w:r>
      <w:r w:rsidRPr="001E096E">
        <w:rPr>
          <w:noProof w:val="0"/>
          <w:sz w:val="22"/>
          <w:szCs w:val="22"/>
        </w:rPr>
        <w:t xml:space="preserve">Table 2. </w:t>
      </w:r>
      <w:r w:rsidR="009436CD" w:rsidRPr="001E096E">
        <w:rPr>
          <w:noProof w:val="0"/>
          <w:sz w:val="22"/>
          <w:szCs w:val="22"/>
        </w:rPr>
        <w:t>C</w:t>
      </w:r>
      <w:r w:rsidR="00D01C9F" w:rsidRPr="001E096E">
        <w:rPr>
          <w:noProof w:val="0"/>
          <w:sz w:val="22"/>
          <w:szCs w:val="22"/>
        </w:rPr>
        <w:t>hi-square tests of t</w:t>
      </w:r>
      <w:r w:rsidRPr="001E096E">
        <w:rPr>
          <w:noProof w:val="0"/>
          <w:sz w:val="22"/>
          <w:szCs w:val="22"/>
        </w:rPr>
        <w:t>otal dwell time during choice (ms).</w:t>
      </w:r>
    </w:p>
    <w:p w14:paraId="2C802054" w14:textId="77777777" w:rsidR="00C95A36" w:rsidRPr="00930F5B" w:rsidRDefault="00C95A36" w:rsidP="00C95A36">
      <w:pPr>
        <w:spacing w:after="0"/>
        <w:jc w:val="left"/>
        <w:rPr>
          <w:sz w:val="8"/>
          <w:szCs w:val="8"/>
        </w:rPr>
      </w:pPr>
    </w:p>
    <w:p w14:paraId="714BB463" w14:textId="2DB24EA7" w:rsidR="000A7B6B" w:rsidRPr="00930F5B" w:rsidRDefault="000A7B6B" w:rsidP="00C95A36">
      <w:pPr>
        <w:spacing w:after="0"/>
        <w:jc w:val="left"/>
        <w:rPr>
          <w:sz w:val="22"/>
          <w:szCs w:val="22"/>
        </w:rPr>
      </w:pPr>
      <w:r w:rsidRPr="00930F5B">
        <w:rPr>
          <w:b/>
          <w:bCs/>
          <w:sz w:val="22"/>
          <w:szCs w:val="22"/>
        </w:rPr>
        <w:t>References</w:t>
      </w:r>
    </w:p>
    <w:p w14:paraId="25E055C1" w14:textId="540506EB" w:rsidR="007350FE" w:rsidRPr="00930F5B" w:rsidRDefault="00BA5F37" w:rsidP="006116D7">
      <w:pPr>
        <w:spacing w:after="0"/>
        <w:ind w:firstLine="567"/>
        <w:rPr>
          <w:sz w:val="22"/>
          <w:szCs w:val="22"/>
        </w:rPr>
      </w:pPr>
      <w:r w:rsidRPr="00930F5B">
        <w:rPr>
          <w:sz w:val="22"/>
          <w:szCs w:val="22"/>
        </w:rPr>
        <w:lastRenderedPageBreak/>
        <w:t xml:space="preserve">Balogh, K. (2013). Hungarian Pre-verbal Focus and Exhaustivity. In Y. Motomura, A. Butler, &amp; D. Bekki (Eds.), </w:t>
      </w:r>
      <w:r w:rsidRPr="00930F5B">
        <w:rPr>
          <w:i/>
          <w:iCs/>
          <w:sz w:val="22"/>
          <w:szCs w:val="22"/>
        </w:rPr>
        <w:t>New Frontiers in Artificial Intelligence: JSAI-isAI 2012 Workshops, LENLS, JURISIN, MiMI, Miyazaki, Japan, November 30 and December 1, 2012, Revised Selected Papers</w:t>
      </w:r>
      <w:r w:rsidRPr="00930F5B">
        <w:rPr>
          <w:sz w:val="22"/>
          <w:szCs w:val="22"/>
        </w:rPr>
        <w:t xml:space="preserve"> (Vol. 7856, pp. 1–16). Springer. </w:t>
      </w:r>
      <w:hyperlink r:id="rId17" w:history="1">
        <w:r w:rsidRPr="00930F5B">
          <w:rPr>
            <w:rStyle w:val="Hyperlink"/>
            <w:color w:val="auto"/>
            <w:sz w:val="22"/>
            <w:szCs w:val="22"/>
          </w:rPr>
          <w:t>https://doi.org/10.1007/978-3-642-39931-2</w:t>
        </w:r>
      </w:hyperlink>
    </w:p>
    <w:p w14:paraId="13647DFF" w14:textId="05108FD2" w:rsidR="007350FE" w:rsidRPr="00930F5B" w:rsidRDefault="00151FE8" w:rsidP="006116D7">
      <w:pPr>
        <w:spacing w:after="0"/>
        <w:ind w:firstLine="567"/>
        <w:rPr>
          <w:sz w:val="22"/>
          <w:szCs w:val="22"/>
        </w:rPr>
      </w:pPr>
      <w:r w:rsidRPr="00930F5B">
        <w:rPr>
          <w:sz w:val="22"/>
          <w:szCs w:val="22"/>
        </w:rPr>
        <w:t xml:space="preserve">É. Kiss, K. (1998). Identificational Focus versus Information Focus. </w:t>
      </w:r>
      <w:r w:rsidRPr="00930F5B">
        <w:rPr>
          <w:i/>
          <w:iCs/>
          <w:sz w:val="22"/>
          <w:szCs w:val="22"/>
        </w:rPr>
        <w:t>Language</w:t>
      </w:r>
      <w:r w:rsidRPr="00930F5B">
        <w:rPr>
          <w:sz w:val="22"/>
          <w:szCs w:val="22"/>
        </w:rPr>
        <w:t xml:space="preserve">, </w:t>
      </w:r>
      <w:r w:rsidRPr="00930F5B">
        <w:rPr>
          <w:i/>
          <w:iCs/>
          <w:sz w:val="22"/>
          <w:szCs w:val="22"/>
        </w:rPr>
        <w:t>74</w:t>
      </w:r>
      <w:r w:rsidRPr="00930F5B">
        <w:rPr>
          <w:sz w:val="22"/>
          <w:szCs w:val="22"/>
        </w:rPr>
        <w:t>(2), 245–273.</w:t>
      </w:r>
    </w:p>
    <w:p w14:paraId="11584790" w14:textId="0B8286D5" w:rsidR="007350FE" w:rsidRPr="00930F5B" w:rsidRDefault="00D122AF" w:rsidP="006116D7">
      <w:pPr>
        <w:spacing w:after="0"/>
        <w:ind w:firstLine="567"/>
        <w:rPr>
          <w:sz w:val="22"/>
          <w:szCs w:val="22"/>
        </w:rPr>
      </w:pPr>
      <w:r w:rsidRPr="00930F5B">
        <w:rPr>
          <w:sz w:val="22"/>
          <w:szCs w:val="22"/>
        </w:rPr>
        <w:t xml:space="preserve">Gerőcs, M., Babarczy, A., &amp; Surányi, B. (2014). </w:t>
      </w:r>
      <w:r w:rsidRPr="00930F5B">
        <w:rPr>
          <w:i/>
          <w:iCs/>
          <w:sz w:val="22"/>
          <w:szCs w:val="22"/>
        </w:rPr>
        <w:t>Exhaustivity in focus: Experimental evidence from Hungarian</w:t>
      </w:r>
      <w:r w:rsidRPr="00930F5B">
        <w:rPr>
          <w:sz w:val="22"/>
          <w:szCs w:val="22"/>
        </w:rPr>
        <w:t>. 181–195.</w:t>
      </w:r>
    </w:p>
    <w:p w14:paraId="0CA06DE8" w14:textId="2C955490" w:rsidR="00E43A9E" w:rsidRPr="00930F5B" w:rsidRDefault="00E43A9E" w:rsidP="00E43A9E">
      <w:pPr>
        <w:spacing w:after="0"/>
        <w:ind w:firstLine="567"/>
        <w:rPr>
          <w:sz w:val="22"/>
          <w:szCs w:val="22"/>
        </w:rPr>
      </w:pPr>
      <w:r w:rsidRPr="00930F5B">
        <w:rPr>
          <w:sz w:val="22"/>
          <w:szCs w:val="22"/>
        </w:rPr>
        <w:t xml:space="preserve">Gidlöf, K., Wallin, A., Dewhurst, R., &amp; Holmqvist, K. (2013). Using Eye Tracking to Trace a Cognitive Process: Gaze Behaviour During Decision Making in a Natural Environment. </w:t>
      </w:r>
      <w:r w:rsidRPr="00930F5B">
        <w:rPr>
          <w:i/>
          <w:iCs/>
          <w:sz w:val="22"/>
          <w:szCs w:val="22"/>
        </w:rPr>
        <w:t>Journal of Eye Movement Research</w:t>
      </w:r>
      <w:r w:rsidRPr="00930F5B">
        <w:rPr>
          <w:sz w:val="22"/>
          <w:szCs w:val="22"/>
        </w:rPr>
        <w:t xml:space="preserve">, </w:t>
      </w:r>
      <w:r w:rsidRPr="00930F5B">
        <w:rPr>
          <w:i/>
          <w:iCs/>
          <w:sz w:val="22"/>
          <w:szCs w:val="22"/>
        </w:rPr>
        <w:t>6</w:t>
      </w:r>
      <w:r w:rsidRPr="00930F5B">
        <w:rPr>
          <w:sz w:val="22"/>
          <w:szCs w:val="22"/>
        </w:rPr>
        <w:t>(1), 1-14. https://doi.org/10.16910/jemr.6.1.3</w:t>
      </w:r>
    </w:p>
    <w:p w14:paraId="2F2C4A69" w14:textId="71A734B8" w:rsidR="007350FE" w:rsidRPr="00930F5B" w:rsidRDefault="00C27DC6" w:rsidP="006116D7">
      <w:pPr>
        <w:spacing w:after="0"/>
        <w:ind w:firstLine="567"/>
        <w:rPr>
          <w:sz w:val="22"/>
          <w:szCs w:val="22"/>
        </w:rPr>
      </w:pPr>
      <w:r w:rsidRPr="00930F5B">
        <w:rPr>
          <w:sz w:val="22"/>
          <w:szCs w:val="22"/>
        </w:rPr>
        <w:t xml:space="preserve">Káldi, T., Babarczy, A., &amp; Bende-Farkas, Á. (2016). Hungarian focus: Presuppositional content and exhaustivity revisited. </w:t>
      </w:r>
      <w:r w:rsidRPr="00930F5B">
        <w:rPr>
          <w:i/>
          <w:iCs/>
          <w:sz w:val="22"/>
          <w:szCs w:val="22"/>
        </w:rPr>
        <w:t>Joseph E. Emonds–Markéta Janebová (szerk.) Language Use and Linguistic Structure. Proceedings of the Olomouc Linguistics Colloquium</w:t>
      </w:r>
      <w:r w:rsidRPr="00930F5B">
        <w:rPr>
          <w:sz w:val="22"/>
          <w:szCs w:val="22"/>
        </w:rPr>
        <w:t xml:space="preserve">, 245–262. </w:t>
      </w:r>
    </w:p>
    <w:p w14:paraId="5ADCF053" w14:textId="67BA504B" w:rsidR="007350FE" w:rsidRPr="00930F5B" w:rsidRDefault="00011E54" w:rsidP="006116D7">
      <w:pPr>
        <w:spacing w:after="0"/>
        <w:ind w:firstLine="567"/>
        <w:rPr>
          <w:sz w:val="22"/>
          <w:szCs w:val="22"/>
        </w:rPr>
      </w:pPr>
      <w:r w:rsidRPr="00930F5B">
        <w:rPr>
          <w:sz w:val="22"/>
          <w:szCs w:val="22"/>
        </w:rPr>
        <w:t xml:space="preserve">Káldi, T. (2021). </w:t>
      </w:r>
      <w:r w:rsidRPr="00930F5B">
        <w:rPr>
          <w:i/>
          <w:iCs/>
          <w:sz w:val="22"/>
          <w:szCs w:val="22"/>
        </w:rPr>
        <w:t>Hungarian Pre-verbal Focus: Representation and Interpretation</w:t>
      </w:r>
      <w:r w:rsidRPr="00930F5B">
        <w:rPr>
          <w:sz w:val="22"/>
          <w:szCs w:val="22"/>
        </w:rPr>
        <w:t xml:space="preserve"> [</w:t>
      </w:r>
      <w:r w:rsidR="00E16246" w:rsidRPr="00930F5B">
        <w:rPr>
          <w:sz w:val="22"/>
          <w:szCs w:val="22"/>
        </w:rPr>
        <w:t xml:space="preserve">Doctoral </w:t>
      </w:r>
      <w:r w:rsidR="0066756D" w:rsidRPr="00930F5B">
        <w:rPr>
          <w:sz w:val="22"/>
          <w:szCs w:val="22"/>
        </w:rPr>
        <w:t>dissertation,</w:t>
      </w:r>
      <w:r w:rsidRPr="00930F5B">
        <w:rPr>
          <w:sz w:val="22"/>
          <w:szCs w:val="22"/>
        </w:rPr>
        <w:t xml:space="preserve"> Budapest University of Technology and Economics].</w:t>
      </w:r>
      <w:r w:rsidR="0019733D" w:rsidRPr="00930F5B">
        <w:rPr>
          <w:sz w:val="22"/>
          <w:szCs w:val="22"/>
        </w:rPr>
        <w:t xml:space="preserve"> </w:t>
      </w:r>
    </w:p>
    <w:p w14:paraId="3E33760E" w14:textId="74E63DA7" w:rsidR="007350FE" w:rsidRPr="00930F5B" w:rsidRDefault="00FA553E" w:rsidP="006116D7">
      <w:pPr>
        <w:spacing w:after="0"/>
        <w:ind w:firstLine="567"/>
        <w:rPr>
          <w:sz w:val="22"/>
          <w:szCs w:val="22"/>
        </w:rPr>
      </w:pPr>
      <w:r w:rsidRPr="00930F5B">
        <w:rPr>
          <w:sz w:val="22"/>
          <w:szCs w:val="22"/>
        </w:rPr>
        <w:t xml:space="preserve">Kenesei, I. (2006). Focus as identification. In V. Molnár &amp; S. Winkler (Eds.), </w:t>
      </w:r>
      <w:r w:rsidRPr="00930F5B">
        <w:rPr>
          <w:i/>
          <w:iCs/>
          <w:sz w:val="22"/>
          <w:szCs w:val="22"/>
        </w:rPr>
        <w:t>The Architecture of Focus</w:t>
      </w:r>
      <w:r w:rsidR="001D5665" w:rsidRPr="00930F5B">
        <w:rPr>
          <w:i/>
          <w:iCs/>
          <w:sz w:val="22"/>
          <w:szCs w:val="22"/>
        </w:rPr>
        <w:t>,</w:t>
      </w:r>
      <w:r w:rsidR="001D5665" w:rsidRPr="00930F5B">
        <w:rPr>
          <w:sz w:val="22"/>
          <w:szCs w:val="22"/>
        </w:rPr>
        <w:t xml:space="preserve"> 137-168</w:t>
      </w:r>
      <w:r w:rsidRPr="00930F5B">
        <w:rPr>
          <w:sz w:val="22"/>
          <w:szCs w:val="22"/>
        </w:rPr>
        <w:t>. Walter de Gruyter.</w:t>
      </w:r>
    </w:p>
    <w:p w14:paraId="67F08FF4" w14:textId="603A665D" w:rsidR="007350FE" w:rsidRPr="00930F5B" w:rsidRDefault="0097740A" w:rsidP="006116D7">
      <w:pPr>
        <w:spacing w:after="0"/>
        <w:ind w:firstLine="567"/>
        <w:rPr>
          <w:sz w:val="22"/>
          <w:szCs w:val="22"/>
        </w:rPr>
      </w:pPr>
      <w:r w:rsidRPr="00930F5B">
        <w:rPr>
          <w:sz w:val="22"/>
          <w:szCs w:val="22"/>
        </w:rPr>
        <w:t xml:space="preserve">Kornai, A., &amp; Kálmán, L. (1988). Hungarian sentence intonation. In H. van der Hulst &amp; N. Smith (Eds.), </w:t>
      </w:r>
      <w:r w:rsidRPr="00930F5B">
        <w:rPr>
          <w:i/>
          <w:iCs/>
          <w:sz w:val="22"/>
          <w:szCs w:val="22"/>
        </w:rPr>
        <w:t>Autosegmental studies on pitch accent</w:t>
      </w:r>
      <w:r w:rsidRPr="00930F5B">
        <w:rPr>
          <w:sz w:val="22"/>
          <w:szCs w:val="22"/>
        </w:rPr>
        <w:t xml:space="preserve"> (pp. 183–195). Foris.</w:t>
      </w:r>
    </w:p>
    <w:p w14:paraId="1DED4BFC" w14:textId="56CAD1CD" w:rsidR="007350FE" w:rsidRPr="00930F5B" w:rsidRDefault="001666EF" w:rsidP="006116D7">
      <w:pPr>
        <w:spacing w:after="0"/>
        <w:ind w:firstLine="567"/>
        <w:rPr>
          <w:sz w:val="22"/>
          <w:szCs w:val="22"/>
        </w:rPr>
      </w:pPr>
      <w:r w:rsidRPr="00930F5B">
        <w:rPr>
          <w:sz w:val="22"/>
          <w:szCs w:val="22"/>
        </w:rPr>
        <w:t xml:space="preserve">Mády, K. (2015). Prosodic (non-) realisation of broad, narrow and contrastive focus in Hungarian: A production and a perception study. </w:t>
      </w:r>
      <w:r w:rsidRPr="00930F5B">
        <w:rPr>
          <w:i/>
          <w:iCs/>
          <w:sz w:val="22"/>
          <w:szCs w:val="22"/>
        </w:rPr>
        <w:t>Speech Beyond Speech Towards a Better Understanding of the Most Important Biosignal: Proceedings of the Annual Conference of the International Speech Communication Association</w:t>
      </w:r>
      <w:r w:rsidRPr="00930F5B">
        <w:rPr>
          <w:sz w:val="22"/>
          <w:szCs w:val="22"/>
        </w:rPr>
        <w:t>, 948–952.</w:t>
      </w:r>
    </w:p>
    <w:p w14:paraId="78367D72" w14:textId="0C02FC67" w:rsidR="007350FE" w:rsidRPr="00930F5B" w:rsidRDefault="00322915" w:rsidP="006116D7">
      <w:pPr>
        <w:spacing w:after="0"/>
        <w:ind w:firstLine="567"/>
        <w:rPr>
          <w:sz w:val="22"/>
          <w:szCs w:val="22"/>
        </w:rPr>
      </w:pPr>
      <w:r w:rsidRPr="00930F5B">
        <w:rPr>
          <w:sz w:val="22"/>
          <w:szCs w:val="22"/>
        </w:rPr>
        <w:t xml:space="preserve">Onea, E., &amp; Beaver, D. (2009). Hungarian focus is not exhausted. </w:t>
      </w:r>
      <w:r w:rsidRPr="00930F5B">
        <w:rPr>
          <w:i/>
          <w:iCs/>
          <w:sz w:val="22"/>
          <w:szCs w:val="22"/>
        </w:rPr>
        <w:t>Proceedings of Semantics and Linguistic Theory (SALT 19)</w:t>
      </w:r>
      <w:r w:rsidRPr="00930F5B">
        <w:rPr>
          <w:sz w:val="22"/>
          <w:szCs w:val="22"/>
        </w:rPr>
        <w:t xml:space="preserve">, 342–359. </w:t>
      </w:r>
      <w:hyperlink r:id="rId18" w:history="1">
        <w:r w:rsidRPr="00930F5B">
          <w:rPr>
            <w:rStyle w:val="Hyperlink"/>
            <w:color w:val="auto"/>
            <w:sz w:val="22"/>
            <w:szCs w:val="22"/>
          </w:rPr>
          <w:t>https://doi.org/10.3765/salt.v19i0.2524</w:t>
        </w:r>
      </w:hyperlink>
    </w:p>
    <w:p w14:paraId="0B142061" w14:textId="4C8E88F3" w:rsidR="00E43A9E" w:rsidRPr="00930F5B" w:rsidRDefault="004215DE" w:rsidP="00E43A9E">
      <w:pPr>
        <w:spacing w:after="0"/>
        <w:ind w:firstLine="567"/>
        <w:rPr>
          <w:sz w:val="22"/>
          <w:szCs w:val="22"/>
        </w:rPr>
      </w:pPr>
      <w:r w:rsidRPr="00930F5B">
        <w:rPr>
          <w:sz w:val="22"/>
          <w:szCs w:val="22"/>
        </w:rPr>
        <w:t xml:space="preserve">Wedgwood, D., Petho, G., &amp; Cann, R. (2006). </w:t>
      </w:r>
      <w:r w:rsidRPr="00930F5B">
        <w:rPr>
          <w:i/>
          <w:iCs/>
          <w:sz w:val="22"/>
          <w:szCs w:val="22"/>
        </w:rPr>
        <w:t>Hungarian ‘focus position’ and English it-clefts: The semantic underspeciﬁcation of ‘focus’ readings</w:t>
      </w:r>
      <w:r w:rsidRPr="00930F5B">
        <w:rPr>
          <w:sz w:val="22"/>
          <w:szCs w:val="22"/>
        </w:rPr>
        <w:t>.</w:t>
      </w:r>
      <w:r w:rsidR="006441E0" w:rsidRPr="00930F5B">
        <w:rPr>
          <w:sz w:val="22"/>
          <w:szCs w:val="22"/>
        </w:rPr>
        <w:t xml:space="preserve"> [Manuscript, University of Edinburgh].</w:t>
      </w:r>
    </w:p>
    <w:sectPr w:rsidR="00E43A9E" w:rsidRPr="00930F5B" w:rsidSect="006116D7">
      <w:pgSz w:w="12240" w:h="15840"/>
      <w:pgMar w:top="1440" w:right="1440" w:bottom="1440" w:left="1440" w:header="709" w:footer="709"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HSU, Yu-Yin [LST]" w:date="2026-03-06T12:05:00Z" w:initials="YH">
    <w:p w14:paraId="418D1A10" w14:textId="77777777" w:rsidR="00640B65" w:rsidRPr="00930F5B" w:rsidRDefault="00640B65" w:rsidP="00640B65">
      <w:pPr>
        <w:jc w:val="left"/>
      </w:pPr>
      <w:r w:rsidRPr="00930F5B">
        <w:rPr>
          <w:rStyle w:val="CommentReference"/>
        </w:rPr>
        <w:annotationRef/>
      </w:r>
      <w:r w:rsidRPr="00930F5B">
        <w:rPr>
          <w:sz w:val="20"/>
          <w:szCs w:val="20"/>
        </w:rPr>
        <w:t>R2: the mechanisms of focus interpretation had been included in more detail in the abstract, but I'm hoping this will play a more central role in the presentation!</w:t>
      </w:r>
    </w:p>
  </w:comment>
  <w:comment w:id="1" w:author="Gábor P." w:date="2026-03-06T18:42:00Z" w:initials="GP">
    <w:p w14:paraId="4B3B6363" w14:textId="77777777" w:rsidR="00794D3F" w:rsidRPr="00930F5B" w:rsidRDefault="00794D3F" w:rsidP="00794D3F">
      <w:pPr>
        <w:pStyle w:val="CommentText"/>
        <w:jc w:val="left"/>
      </w:pPr>
      <w:r w:rsidRPr="00930F5B">
        <w:rPr>
          <w:rStyle w:val="CommentReference"/>
        </w:rPr>
        <w:annotationRef/>
      </w:r>
      <w:r w:rsidRPr="00930F5B">
        <w:t>R2 wants to see more details on this on the poster?</w:t>
      </w:r>
    </w:p>
  </w:comment>
  <w:comment w:id="2" w:author="HSU, Yu-Yin [LST]" w:date="2026-03-06T22:28:00Z" w:initials="YH">
    <w:p w14:paraId="20241A47" w14:textId="77777777" w:rsidR="00EE19F4" w:rsidRPr="00930F5B" w:rsidRDefault="00EE19F4" w:rsidP="00EE19F4">
      <w:pPr>
        <w:jc w:val="left"/>
      </w:pPr>
      <w:r w:rsidRPr="00930F5B">
        <w:rPr>
          <w:rStyle w:val="CommentReference"/>
        </w:rPr>
        <w:annotationRef/>
      </w:r>
      <w:r w:rsidRPr="00930F5B">
        <w:rPr>
          <w:sz w:val="20"/>
          <w:szCs w:val="20"/>
        </w:rPr>
        <w:t>We can use the denotation of 'only' to illustrate and explain our movitation of using single-object image for this type of reading. Sentence (a) cannot be the logical consequences of the sentences like (b). Thus, c is ungrammatical.</w:t>
      </w:r>
    </w:p>
    <w:p w14:paraId="2410DB7A" w14:textId="77777777" w:rsidR="00EE19F4" w:rsidRPr="00930F5B" w:rsidRDefault="00EE19F4" w:rsidP="00EE19F4">
      <w:pPr>
        <w:jc w:val="left"/>
      </w:pPr>
      <w:r w:rsidRPr="00930F5B">
        <w:rPr>
          <w:sz w:val="20"/>
          <w:szCs w:val="20"/>
        </w:rPr>
        <w:t>a. Only John saw the movie</w:t>
      </w:r>
    </w:p>
    <w:p w14:paraId="35C0AE50" w14:textId="77777777" w:rsidR="00EE19F4" w:rsidRPr="00930F5B" w:rsidRDefault="00EE19F4" w:rsidP="00EE19F4">
      <w:pPr>
        <w:jc w:val="left"/>
      </w:pPr>
      <w:r w:rsidRPr="00930F5B">
        <w:rPr>
          <w:sz w:val="20"/>
          <w:szCs w:val="20"/>
        </w:rPr>
        <w:t>b. Only John and Bill saw the movie.</w:t>
      </w:r>
    </w:p>
    <w:p w14:paraId="3BEC087B" w14:textId="77777777" w:rsidR="00EE19F4" w:rsidRPr="00930F5B" w:rsidRDefault="00EE19F4" w:rsidP="00EE19F4">
      <w:pPr>
        <w:jc w:val="left"/>
      </w:pPr>
      <w:r w:rsidRPr="00930F5B">
        <w:rPr>
          <w:sz w:val="20"/>
          <w:szCs w:val="20"/>
        </w:rPr>
        <w:t>c. �Only John saw the movie, and Bill did, too.</w:t>
      </w:r>
    </w:p>
    <w:p w14:paraId="690E3338" w14:textId="77777777" w:rsidR="00EE19F4" w:rsidRPr="00930F5B" w:rsidRDefault="00EE19F4" w:rsidP="00EE19F4">
      <w:pPr>
        <w:jc w:val="left"/>
      </w:pPr>
    </w:p>
    <w:p w14:paraId="60CFD1B2" w14:textId="77777777" w:rsidR="00EE19F4" w:rsidRPr="00930F5B" w:rsidRDefault="00EE19F4" w:rsidP="00EE19F4">
      <w:pPr>
        <w:jc w:val="left"/>
      </w:pPr>
      <w:r w:rsidRPr="00930F5B">
        <w:rPr>
          <w:sz w:val="20"/>
          <w:szCs w:val="20"/>
        </w:rPr>
        <w:t>For contrastive readings, I forgot if we had read this, but we may review this paper later.</w:t>
      </w:r>
    </w:p>
    <w:p w14:paraId="18341706" w14:textId="77777777" w:rsidR="00EE19F4" w:rsidRPr="00930F5B" w:rsidRDefault="00EE19F4" w:rsidP="00EE19F4">
      <w:pPr>
        <w:jc w:val="left"/>
      </w:pPr>
      <w:hyperlink r:id="rId1" w:history="1">
        <w:r w:rsidRPr="00930F5B">
          <w:rPr>
            <w:rStyle w:val="Hyperlink"/>
            <w:sz w:val="20"/>
            <w:szCs w:val="20"/>
          </w:rPr>
          <w:t>https://akjournals.com/view/journals/064/55/3-4/article-p347.xml</w:t>
        </w:r>
      </w:hyperlink>
    </w:p>
  </w:comment>
  <w:comment w:id="3" w:author="Gábor P." w:date="2026-03-07T10:58:00Z" w:initials="GP">
    <w:p w14:paraId="749FF3A9" w14:textId="77777777" w:rsidR="00E43A9E" w:rsidRPr="00930F5B" w:rsidRDefault="00E43A9E" w:rsidP="00E43A9E">
      <w:pPr>
        <w:pStyle w:val="CommentText"/>
        <w:jc w:val="left"/>
      </w:pPr>
      <w:r w:rsidRPr="00930F5B">
        <w:rPr>
          <w:rStyle w:val="CommentReference"/>
        </w:rPr>
        <w:annotationRef/>
      </w:r>
      <w:r w:rsidRPr="00930F5B">
        <w:t>Yes, I know this paper. So, should we elaborate on this here in the abstract or later in the poster/presentation?</w:t>
      </w:r>
    </w:p>
  </w:comment>
  <w:comment w:id="4" w:author="HSU, Yu-Yin [LST]" w:date="2026-03-06T12:05:00Z" w:initials="YH">
    <w:p w14:paraId="107C7E14" w14:textId="77777777" w:rsidR="00640B65" w:rsidRPr="00930F5B" w:rsidRDefault="00640B65" w:rsidP="00640B65">
      <w:pPr>
        <w:jc w:val="left"/>
      </w:pPr>
      <w:r w:rsidRPr="00930F5B">
        <w:rPr>
          <w:rStyle w:val="CommentReference"/>
        </w:rPr>
        <w:annotationRef/>
      </w:r>
      <w:r w:rsidRPr="00930F5B">
        <w:rPr>
          <w:sz w:val="20"/>
          <w:szCs w:val="20"/>
        </w:rPr>
        <w:t xml:space="preserve">R1: I would incorporate the fact that the two potential conclusions for this study are not mutually exclusive. Non-exhaustive interpretations are possible, the exhaustive interpretation is not an immutable part of the construction. As it does seem to be the default interpretation, it is possible that the frequent pragmatic context supporting this interpretation has strengthened this use-based default. </w:t>
      </w:r>
    </w:p>
  </w:comment>
  <w:comment w:id="5" w:author="Gábor P." w:date="2026-03-06T21:22:00Z" w:initials="GP">
    <w:p w14:paraId="10DFFB11" w14:textId="77777777" w:rsidR="00B45F7D" w:rsidRPr="00930F5B" w:rsidRDefault="00B45F7D" w:rsidP="00B45F7D">
      <w:pPr>
        <w:pStyle w:val="CommentText"/>
        <w:jc w:val="left"/>
      </w:pPr>
      <w:r w:rsidRPr="00930F5B">
        <w:rPr>
          <w:rStyle w:val="CommentReference"/>
        </w:rPr>
        <w:annotationRef/>
      </w:r>
      <w:r w:rsidRPr="00930F5B">
        <w:t>Tried to address this in the end.</w:t>
      </w:r>
    </w:p>
  </w:comment>
  <w:comment w:id="6" w:author="HSU, Yu-Yin [LST]" w:date="2026-03-06T12:11:00Z" w:initials="YH">
    <w:p w14:paraId="46527D0F" w14:textId="77777777" w:rsidR="00640B65" w:rsidRPr="00930F5B" w:rsidRDefault="00640B65" w:rsidP="00640B65">
      <w:pPr>
        <w:jc w:val="left"/>
      </w:pPr>
      <w:r w:rsidRPr="00930F5B">
        <w:rPr>
          <w:rStyle w:val="CommentReference"/>
        </w:rPr>
        <w:annotationRef/>
      </w:r>
      <w:r w:rsidRPr="00930F5B">
        <w:rPr>
          <w:sz w:val="20"/>
          <w:szCs w:val="20"/>
        </w:rPr>
        <w:t xml:space="preserve">R3: Why were the SPR times collected? No results are reported for this dependent measure. </w:t>
      </w:r>
    </w:p>
  </w:comment>
  <w:comment w:id="7" w:author="Gábor P." w:date="2026-03-06T19:19:00Z" w:initials="GP">
    <w:p w14:paraId="68C19494" w14:textId="77777777" w:rsidR="004304DB" w:rsidRPr="00930F5B" w:rsidRDefault="004304DB" w:rsidP="004304DB">
      <w:pPr>
        <w:pStyle w:val="CommentText"/>
        <w:jc w:val="left"/>
      </w:pPr>
      <w:r w:rsidRPr="00930F5B">
        <w:rPr>
          <w:rStyle w:val="CommentReference"/>
        </w:rPr>
        <w:annotationRef/>
      </w:r>
      <w:r w:rsidRPr="00930F5B">
        <w:t>Answered a few lines below, reading times not significant, choice time signif. for contrastive.</w:t>
      </w:r>
    </w:p>
  </w:comment>
  <w:comment w:id="8" w:author="HSU, Yu-Yin [LST]" w:date="2026-03-06T12:13:00Z" w:initials="YH">
    <w:p w14:paraId="77B36546" w14:textId="77777777" w:rsidR="002E43F6" w:rsidRPr="00930F5B" w:rsidRDefault="002E43F6" w:rsidP="002E43F6">
      <w:pPr>
        <w:jc w:val="left"/>
      </w:pPr>
      <w:r w:rsidRPr="00930F5B">
        <w:rPr>
          <w:rStyle w:val="CommentReference"/>
        </w:rPr>
        <w:annotationRef/>
      </w:r>
      <w:r w:rsidRPr="00930F5B">
        <w:rPr>
          <w:sz w:val="20"/>
          <w:szCs w:val="20"/>
        </w:rPr>
        <w:t>the link between dwell time to behavior needs to be made more explicit (R4)</w:t>
      </w:r>
    </w:p>
    <w:p w14:paraId="38412A36" w14:textId="77777777" w:rsidR="002E43F6" w:rsidRPr="00930F5B" w:rsidRDefault="002E43F6" w:rsidP="002E43F6">
      <w:pPr>
        <w:jc w:val="left"/>
      </w:pPr>
    </w:p>
    <w:p w14:paraId="03236C49" w14:textId="77777777" w:rsidR="002E43F6" w:rsidRPr="00930F5B" w:rsidRDefault="002E43F6" w:rsidP="002E43F6">
      <w:pPr>
        <w:jc w:val="left"/>
        <w:rPr>
          <w:rFonts w:cs="Mangal"/>
          <w:szCs w:val="18"/>
          <w:lang w:bidi="hi-IN"/>
        </w:rPr>
      </w:pPr>
      <w:r w:rsidRPr="00930F5B">
        <w:rPr>
          <w:sz w:val="20"/>
          <w:szCs w:val="20"/>
        </w:rPr>
        <w:t>R4: clearer linking between the theoretical assumptions and the dependent variable(s).</w:t>
      </w:r>
    </w:p>
  </w:comment>
  <w:comment w:id="9" w:author="Gábor P." w:date="2026-03-06T21:15:00Z" w:initials="GP">
    <w:p w14:paraId="50DEBFAE" w14:textId="2C09BBFC" w:rsidR="00B45F7D" w:rsidRPr="00930F5B" w:rsidRDefault="00B45F7D" w:rsidP="00B45F7D">
      <w:pPr>
        <w:pStyle w:val="CommentText"/>
        <w:jc w:val="left"/>
      </w:pPr>
      <w:r w:rsidRPr="00930F5B">
        <w:rPr>
          <w:rStyle w:val="CommentReference"/>
        </w:rPr>
        <w:annotationRef/>
      </w:r>
      <w:r w:rsidRPr="00930F5B">
        <w:t>Tried to address this briefly: „The assumption behind this…”</w:t>
      </w:r>
    </w:p>
  </w:comment>
  <w:comment w:id="10" w:author="HSU, Yu-Yin [LST]" w:date="2026-03-06T21:57:00Z" w:initials="YH">
    <w:p w14:paraId="263E5F19" w14:textId="77777777" w:rsidR="00A0249A" w:rsidRPr="00930F5B" w:rsidRDefault="00A0249A" w:rsidP="00A0249A">
      <w:pPr>
        <w:jc w:val="left"/>
      </w:pPr>
      <w:r w:rsidRPr="00930F5B">
        <w:rPr>
          <w:rStyle w:val="CommentReference"/>
        </w:rPr>
        <w:annotationRef/>
      </w:r>
      <w:r w:rsidRPr="00930F5B">
        <w:rPr>
          <w:sz w:val="20"/>
          <w:szCs w:val="20"/>
        </w:rPr>
        <w:t>add reference?</w:t>
      </w:r>
    </w:p>
  </w:comment>
  <w:comment w:id="11" w:author="Gábor P." w:date="2026-03-07T11:07:00Z" w:initials="GP">
    <w:p w14:paraId="04CD4F75" w14:textId="77777777" w:rsidR="00972D17" w:rsidRPr="00930F5B" w:rsidRDefault="00972D17" w:rsidP="00972D17">
      <w:pPr>
        <w:pStyle w:val="CommentText"/>
        <w:jc w:val="left"/>
      </w:pPr>
      <w:r w:rsidRPr="00930F5B">
        <w:rPr>
          <w:rStyle w:val="CommentReference"/>
        </w:rPr>
        <w:annotationRef/>
      </w:r>
      <w:r w:rsidRPr="00930F5B">
        <w:t>Added one paper talking about this</w:t>
      </w:r>
    </w:p>
  </w:comment>
  <w:comment w:id="75" w:author="HSU, Yu-Yin [LST]" w:date="2026-03-07T22:06:00Z" w:initials="YH">
    <w:p w14:paraId="3865A770" w14:textId="77777777" w:rsidR="000E0637" w:rsidRDefault="000E0637" w:rsidP="00302C5F">
      <w:r>
        <w:rPr>
          <w:rStyle w:val="CommentReference"/>
        </w:rPr>
        <w:annotationRef/>
      </w:r>
      <w:r>
        <w:rPr>
          <w:sz w:val="20"/>
          <w:szCs w:val="20"/>
        </w:rPr>
        <w:t>Only when making decision their difference here is sig.</w:t>
      </w:r>
    </w:p>
  </w:comment>
  <w:comment w:id="118" w:author="HSU, Yu-Yin [LST]" w:date="2026-03-06T12:08:00Z" w:initials="YH">
    <w:p w14:paraId="4FE14260" w14:textId="66DB5E66" w:rsidR="00640B65" w:rsidRPr="00930F5B" w:rsidRDefault="00640B65" w:rsidP="00640B65">
      <w:pPr>
        <w:jc w:val="left"/>
      </w:pPr>
      <w:r w:rsidRPr="00930F5B">
        <w:rPr>
          <w:rStyle w:val="CommentReference"/>
        </w:rPr>
        <w:annotationRef/>
      </w:r>
      <w:r w:rsidRPr="00930F5B">
        <w:rPr>
          <w:sz w:val="20"/>
          <w:szCs w:val="20"/>
        </w:rPr>
        <w:t>The results are argued to reconcile long-standing theoretical debates by showing that PVFs are biased toward exhaustivity in interpretation, while remaining semantically underspecified during processing.</w:t>
      </w:r>
    </w:p>
  </w:comment>
  <w:comment w:id="119" w:author="Gábor P." w:date="2026-03-06T21:21:00Z" w:initials="GP">
    <w:p w14:paraId="09618AC4" w14:textId="77777777" w:rsidR="00B45F7D" w:rsidRPr="00930F5B" w:rsidRDefault="00B45F7D" w:rsidP="00B45F7D">
      <w:pPr>
        <w:pStyle w:val="CommentText"/>
        <w:jc w:val="left"/>
      </w:pPr>
      <w:r w:rsidRPr="00930F5B">
        <w:rPr>
          <w:rStyle w:val="CommentReference"/>
        </w:rPr>
        <w:annotationRef/>
      </w:r>
      <w:r w:rsidRPr="00930F5B">
        <w:t>Added.</w:t>
      </w:r>
    </w:p>
  </w:comment>
  <w:comment w:id="120" w:author="HSU, Yu-Yin [LST]" w:date="2026-03-06T12:14:00Z" w:initials="YH">
    <w:p w14:paraId="2854C4F2" w14:textId="2B135C86" w:rsidR="002E43F6" w:rsidRPr="00930F5B" w:rsidRDefault="002E43F6" w:rsidP="002E43F6">
      <w:pPr>
        <w:jc w:val="left"/>
      </w:pPr>
      <w:r w:rsidRPr="00930F5B">
        <w:rPr>
          <w:rStyle w:val="CommentReference"/>
        </w:rPr>
        <w:annotationRef/>
      </w:r>
      <w:r w:rsidRPr="00930F5B">
        <w:rPr>
          <w:sz w:val="20"/>
          <w:szCs w:val="20"/>
        </w:rPr>
        <w:t>R4: why verb forms are different in a vs. bcd?</w:t>
      </w:r>
    </w:p>
  </w:comment>
  <w:comment w:id="121" w:author="Gábor P." w:date="2026-03-06T19:07:00Z" w:initials="GP">
    <w:p w14:paraId="25162A61" w14:textId="77777777" w:rsidR="00F34F09" w:rsidRPr="00930F5B" w:rsidRDefault="00F34F09" w:rsidP="00F34F09">
      <w:pPr>
        <w:pStyle w:val="CommentText"/>
        <w:jc w:val="left"/>
      </w:pPr>
      <w:r w:rsidRPr="00930F5B">
        <w:rPr>
          <w:rStyle w:val="CommentReference"/>
        </w:rPr>
        <w:annotationRef/>
      </w:r>
      <w:r w:rsidRPr="00930F5B">
        <w:t>Answered in line 11-12</w:t>
      </w:r>
    </w:p>
  </w:comment>
  <w:comment w:id="122" w:author="Gábor P." w:date="2026-03-06T21:23:00Z" w:initials="GP">
    <w:p w14:paraId="584EA1EC" w14:textId="77777777" w:rsidR="0059026F" w:rsidRPr="00930F5B" w:rsidRDefault="0059026F" w:rsidP="0059026F">
      <w:pPr>
        <w:pStyle w:val="CommentText"/>
        <w:jc w:val="left"/>
      </w:pPr>
      <w:r w:rsidRPr="00930F5B">
        <w:rPr>
          <w:rStyle w:val="CommentReference"/>
        </w:rPr>
        <w:annotationRef/>
      </w:r>
      <w:r w:rsidRPr="00930F5B">
        <w:t>Also made the examples Leipzig compatible.</w:t>
      </w:r>
    </w:p>
  </w:comment>
  <w:comment w:id="123" w:author="HSU, Yu-Yin [LST]" w:date="2026-03-06T12:16:00Z" w:initials="YH">
    <w:p w14:paraId="36D4F864" w14:textId="77777777" w:rsidR="00373180" w:rsidRPr="00930F5B" w:rsidRDefault="00373180" w:rsidP="00373180">
      <w:pPr>
        <w:jc w:val="left"/>
      </w:pPr>
      <w:r w:rsidRPr="00930F5B">
        <w:rPr>
          <w:rStyle w:val="CommentReference"/>
        </w:rPr>
        <w:annotationRef/>
      </w:r>
      <w:r w:rsidRPr="00930F5B">
        <w:rPr>
          <w:sz w:val="20"/>
          <w:szCs w:val="20"/>
        </w:rPr>
        <w:t>The choice time can be calculate by subtracting the last 1000ms (and its time before) from the overall time, no?</w:t>
      </w:r>
    </w:p>
  </w:comment>
  <w:comment w:id="124" w:author="Gábor P." w:date="2026-03-06T19:44:00Z" w:initials="GP">
    <w:p w14:paraId="723F7A2D" w14:textId="77777777" w:rsidR="00B45F7D" w:rsidRPr="00930F5B" w:rsidRDefault="00D01C9F" w:rsidP="00B45F7D">
      <w:pPr>
        <w:pStyle w:val="CommentText"/>
        <w:jc w:val="left"/>
      </w:pPr>
      <w:r w:rsidRPr="00930F5B">
        <w:rPr>
          <w:rStyle w:val="CommentReference"/>
        </w:rPr>
        <w:annotationRef/>
      </w:r>
      <w:r w:rsidR="00B45F7D" w:rsidRPr="00930F5B">
        <w:t>I guess, but why? We recorded reading times and then the choice time. The contrastive choice is significantly longer than the exhaustive choice.</w:t>
      </w:r>
    </w:p>
  </w:comment>
  <w:comment w:id="125" w:author="Gábor P." w:date="2026-03-06T21:22:00Z" w:initials="GP">
    <w:p w14:paraId="44F415E0" w14:textId="77777777" w:rsidR="00B45F7D" w:rsidRPr="00930F5B" w:rsidRDefault="00B45F7D" w:rsidP="00B45F7D">
      <w:pPr>
        <w:pStyle w:val="CommentText"/>
        <w:jc w:val="left"/>
      </w:pPr>
      <w:r w:rsidRPr="00930F5B">
        <w:rPr>
          <w:rStyle w:val="CommentReference"/>
        </w:rPr>
        <w:annotationRef/>
      </w:r>
      <w:r w:rsidRPr="00930F5B">
        <w:t>Added explanation that SPR times are not signif.</w:t>
      </w:r>
    </w:p>
  </w:comment>
  <w:comment w:id="126" w:author="HSU, Yu-Yin [LST]" w:date="2026-03-06T22:13:00Z" w:initials="YH">
    <w:p w14:paraId="271024EC" w14:textId="77777777" w:rsidR="00485135" w:rsidRPr="00930F5B" w:rsidRDefault="00485135" w:rsidP="00485135">
      <w:pPr>
        <w:jc w:val="left"/>
      </w:pPr>
      <w:r w:rsidRPr="00930F5B">
        <w:rPr>
          <w:rStyle w:val="CommentReference"/>
        </w:rPr>
        <w:annotationRef/>
      </w:r>
      <w:r w:rsidRPr="00930F5B">
        <w:rPr>
          <w:sz w:val="20"/>
          <w:szCs w:val="20"/>
        </w:rPr>
        <w:t>Because the longer reading time could be due to several factors:</w:t>
      </w:r>
    </w:p>
    <w:p w14:paraId="3165262F" w14:textId="77777777" w:rsidR="00485135" w:rsidRPr="00930F5B" w:rsidRDefault="00485135" w:rsidP="00485135">
      <w:pPr>
        <w:jc w:val="left"/>
      </w:pPr>
      <w:r w:rsidRPr="00930F5B">
        <w:rPr>
          <w:sz w:val="20"/>
          <w:szCs w:val="20"/>
        </w:rPr>
        <w:t>(1) reading the sentence took more time, while the choice task was easy;</w:t>
      </w:r>
    </w:p>
    <w:p w14:paraId="1076B89C" w14:textId="77777777" w:rsidR="00485135" w:rsidRPr="00930F5B" w:rsidRDefault="00485135" w:rsidP="00485135">
      <w:pPr>
        <w:jc w:val="left"/>
      </w:pPr>
      <w:r w:rsidRPr="00930F5B">
        <w:rPr>
          <w:sz w:val="20"/>
          <w:szCs w:val="20"/>
        </w:rPr>
        <w:t>(2) reading across different focus conditions required similar effort, but decision-making differed in difficulty across conditions; or</w:t>
      </w:r>
    </w:p>
    <w:p w14:paraId="359502DA" w14:textId="77777777" w:rsidR="00485135" w:rsidRPr="00930F5B" w:rsidRDefault="00485135" w:rsidP="00485135">
      <w:pPr>
        <w:jc w:val="left"/>
      </w:pPr>
      <w:r w:rsidRPr="00930F5B">
        <w:rPr>
          <w:sz w:val="20"/>
          <w:szCs w:val="20"/>
        </w:rPr>
        <w:t>(3) some conditions were consistently easy and others consistently difficult throughout.</w:t>
      </w:r>
    </w:p>
    <w:p w14:paraId="309B384B" w14:textId="77777777" w:rsidR="00485135" w:rsidRPr="00930F5B" w:rsidRDefault="00485135" w:rsidP="00485135">
      <w:pPr>
        <w:jc w:val="left"/>
      </w:pPr>
    </w:p>
    <w:p w14:paraId="4DCB5995" w14:textId="77777777" w:rsidR="00485135" w:rsidRPr="00930F5B" w:rsidRDefault="00485135" w:rsidP="00485135">
      <w:pPr>
        <w:jc w:val="left"/>
      </w:pPr>
      <w:r w:rsidRPr="00930F5B">
        <w:rPr>
          <w:sz w:val="20"/>
          <w:szCs w:val="20"/>
        </w:rPr>
        <w:t>Comprehending the sentence and making a decision are two different cognitive processes. It would be better to separate them when possible.</w:t>
      </w:r>
    </w:p>
    <w:p w14:paraId="0D3875C9" w14:textId="77777777" w:rsidR="00485135" w:rsidRPr="00930F5B" w:rsidRDefault="00485135" w:rsidP="00485135">
      <w:pPr>
        <w:jc w:val="left"/>
      </w:pPr>
    </w:p>
    <w:p w14:paraId="33478DC3" w14:textId="77777777" w:rsidR="00485135" w:rsidRPr="00930F5B" w:rsidRDefault="00485135" w:rsidP="00485135">
      <w:pPr>
        <w:jc w:val="left"/>
      </w:pPr>
      <w:r w:rsidRPr="00930F5B">
        <w:rPr>
          <w:sz w:val="20"/>
          <w:szCs w:val="20"/>
        </w:rPr>
        <w:t>You could run additional analyses, and we can report the results in our poster.</w:t>
      </w:r>
    </w:p>
  </w:comment>
  <w:comment w:id="127" w:author="Gábor P." w:date="2026-03-07T11:32:00Z" w:initials="GP">
    <w:p w14:paraId="3B3A6CBF" w14:textId="77777777" w:rsidR="00024D7F" w:rsidRDefault="00024D7F" w:rsidP="00024D7F">
      <w:pPr>
        <w:pStyle w:val="CommentText"/>
        <w:jc w:val="left"/>
      </w:pPr>
      <w:r w:rsidRPr="00930F5B">
        <w:rPr>
          <w:rStyle w:val="CommentReference"/>
        </w:rPr>
        <w:annotationRef/>
      </w:r>
      <w:r w:rsidRPr="00930F5B">
        <w:t xml:space="preserve">They are separated, it was never together. We recorded them separately, then analyzed them separately. First sentence reading time (by regions) and the choice. </w:t>
      </w:r>
      <w:r w:rsidRPr="00930F5B">
        <w:br/>
        <w:t>I quickly analyzed both again to recheck and wrote it here, but choice reaction times are correct.</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418D1A10" w15:done="0"/>
  <w15:commentEx w15:paraId="4B3B6363" w15:paraIdParent="418D1A10" w15:done="0"/>
  <w15:commentEx w15:paraId="18341706" w15:paraIdParent="418D1A10" w15:done="0"/>
  <w15:commentEx w15:paraId="749FF3A9" w15:paraIdParent="418D1A10" w15:done="0"/>
  <w15:commentEx w15:paraId="107C7E14" w15:done="1"/>
  <w15:commentEx w15:paraId="10DFFB11" w15:paraIdParent="107C7E14" w15:done="1"/>
  <w15:commentEx w15:paraId="46527D0F" w15:done="1"/>
  <w15:commentEx w15:paraId="68C19494" w15:paraIdParent="46527D0F" w15:done="1"/>
  <w15:commentEx w15:paraId="03236C49" w15:done="1"/>
  <w15:commentEx w15:paraId="50DEBFAE" w15:paraIdParent="03236C49" w15:done="1"/>
  <w15:commentEx w15:paraId="263E5F19" w15:done="0"/>
  <w15:commentEx w15:paraId="04CD4F75" w15:paraIdParent="263E5F19" w15:done="0"/>
  <w15:commentEx w15:paraId="3865A770" w15:done="0"/>
  <w15:commentEx w15:paraId="4FE14260" w15:done="1"/>
  <w15:commentEx w15:paraId="09618AC4" w15:paraIdParent="4FE14260" w15:done="1"/>
  <w15:commentEx w15:paraId="2854C4F2" w15:done="1"/>
  <w15:commentEx w15:paraId="25162A61" w15:paraIdParent="2854C4F2" w15:done="1"/>
  <w15:commentEx w15:paraId="584EA1EC" w15:paraIdParent="2854C4F2" w15:done="1"/>
  <w15:commentEx w15:paraId="36D4F864" w15:done="0"/>
  <w15:commentEx w15:paraId="723F7A2D" w15:paraIdParent="36D4F864" w15:done="0"/>
  <w15:commentEx w15:paraId="44F415E0" w15:paraIdParent="36D4F864" w15:done="0"/>
  <w15:commentEx w15:paraId="33478DC3" w15:paraIdParent="36D4F864" w15:done="0"/>
  <w15:commentEx w15:paraId="3B3A6CBF" w15:paraIdParent="36D4F864"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70387E5F" w16cex:dateUtc="2026-03-06T04:05:00Z"/>
  <w16cex:commentExtensible w16cex:durableId="7FA08ADA" w16cex:dateUtc="2026-03-06T10:42:00Z"/>
  <w16cex:commentExtensible w16cex:durableId="538E3B48" w16cex:dateUtc="2026-03-06T14:28:00Z"/>
  <w16cex:commentExtensible w16cex:durableId="681B2993" w16cex:dateUtc="2026-03-07T02:58:00Z"/>
  <w16cex:commentExtensible w16cex:durableId="781FA48F" w16cex:dateUtc="2026-03-06T04:05:00Z"/>
  <w16cex:commentExtensible w16cex:durableId="087C68A8" w16cex:dateUtc="2026-03-06T13:22:00Z"/>
  <w16cex:commentExtensible w16cex:durableId="43F10840" w16cex:dateUtc="2026-03-06T04:11:00Z"/>
  <w16cex:commentExtensible w16cex:durableId="5D1FD68A" w16cex:dateUtc="2026-03-06T11:19:00Z"/>
  <w16cex:commentExtensible w16cex:durableId="7FD3B9A5" w16cex:dateUtc="2026-03-06T04:13:00Z"/>
  <w16cex:commentExtensible w16cex:durableId="1C24F573" w16cex:dateUtc="2026-03-06T13:15:00Z"/>
  <w16cex:commentExtensible w16cex:durableId="59FDF78B" w16cex:dateUtc="2026-03-06T13:57:00Z"/>
  <w16cex:commentExtensible w16cex:durableId="0A019004" w16cex:dateUtc="2026-03-07T03:07:00Z"/>
  <w16cex:commentExtensible w16cex:durableId="12F1CCBC" w16cex:dateUtc="2026-03-07T14:06:00Z"/>
  <w16cex:commentExtensible w16cex:durableId="082297E6" w16cex:dateUtc="2026-03-06T04:08:00Z"/>
  <w16cex:commentExtensible w16cex:durableId="76C10D1A" w16cex:dateUtc="2026-03-06T13:21:00Z"/>
  <w16cex:commentExtensible w16cex:durableId="7C83490D" w16cex:dateUtc="2026-03-06T04:14:00Z"/>
  <w16cex:commentExtensible w16cex:durableId="14B5C909" w16cex:dateUtc="2026-03-06T11:07:00Z"/>
  <w16cex:commentExtensible w16cex:durableId="6FC9027F" w16cex:dateUtc="2026-03-06T13:23:00Z"/>
  <w16cex:commentExtensible w16cex:durableId="2DDEB630" w16cex:dateUtc="2026-03-06T04:16:00Z"/>
  <w16cex:commentExtensible w16cex:durableId="30B1C52C" w16cex:dateUtc="2026-03-06T11:44:00Z"/>
  <w16cex:commentExtensible w16cex:durableId="2632BCDA" w16cex:dateUtc="2026-03-06T13:22:00Z"/>
  <w16cex:commentExtensible w16cex:durableId="6ED7571C" w16cex:dateUtc="2026-03-06T14:13:00Z"/>
  <w16cex:commentExtensible w16cex:durableId="5B71EBAE" w16cex:dateUtc="2026-03-07T03:32: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418D1A10" w16cid:durableId="70387E5F"/>
  <w16cid:commentId w16cid:paraId="4B3B6363" w16cid:durableId="7FA08ADA"/>
  <w16cid:commentId w16cid:paraId="18341706" w16cid:durableId="538E3B48"/>
  <w16cid:commentId w16cid:paraId="749FF3A9" w16cid:durableId="681B2993"/>
  <w16cid:commentId w16cid:paraId="107C7E14" w16cid:durableId="781FA48F"/>
  <w16cid:commentId w16cid:paraId="10DFFB11" w16cid:durableId="087C68A8"/>
  <w16cid:commentId w16cid:paraId="46527D0F" w16cid:durableId="43F10840"/>
  <w16cid:commentId w16cid:paraId="68C19494" w16cid:durableId="5D1FD68A"/>
  <w16cid:commentId w16cid:paraId="03236C49" w16cid:durableId="7FD3B9A5"/>
  <w16cid:commentId w16cid:paraId="50DEBFAE" w16cid:durableId="1C24F573"/>
  <w16cid:commentId w16cid:paraId="263E5F19" w16cid:durableId="59FDF78B"/>
  <w16cid:commentId w16cid:paraId="04CD4F75" w16cid:durableId="0A019004"/>
  <w16cid:commentId w16cid:paraId="3865A770" w16cid:durableId="12F1CCBC"/>
  <w16cid:commentId w16cid:paraId="4FE14260" w16cid:durableId="082297E6"/>
  <w16cid:commentId w16cid:paraId="09618AC4" w16cid:durableId="76C10D1A"/>
  <w16cid:commentId w16cid:paraId="2854C4F2" w16cid:durableId="7C83490D"/>
  <w16cid:commentId w16cid:paraId="25162A61" w16cid:durableId="14B5C909"/>
  <w16cid:commentId w16cid:paraId="584EA1EC" w16cid:durableId="6FC9027F"/>
  <w16cid:commentId w16cid:paraId="36D4F864" w16cid:durableId="2DDEB630"/>
  <w16cid:commentId w16cid:paraId="723F7A2D" w16cid:durableId="30B1C52C"/>
  <w16cid:commentId w16cid:paraId="44F415E0" w16cid:durableId="2632BCDA"/>
  <w16cid:commentId w16cid:paraId="33478DC3" w16cid:durableId="6ED7571C"/>
  <w16cid:commentId w16cid:paraId="3B3A6CBF" w16cid:durableId="5B71EBAE"/>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253428B" w14:textId="77777777" w:rsidR="00CD590C" w:rsidRPr="00930F5B" w:rsidRDefault="00CD590C" w:rsidP="00E32FA5">
      <w:r w:rsidRPr="00930F5B">
        <w:separator/>
      </w:r>
    </w:p>
  </w:endnote>
  <w:endnote w:type="continuationSeparator" w:id="0">
    <w:p w14:paraId="1E570785" w14:textId="77777777" w:rsidR="00CD590C" w:rsidRPr="00930F5B" w:rsidRDefault="00CD590C" w:rsidP="00E32FA5">
      <w:r w:rsidRPr="00930F5B">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PMingLiU">
    <w:panose1 w:val="02010601000101010101"/>
    <w:charset w:val="88"/>
    <w:family w:val="roman"/>
    <w:pitch w:val="variable"/>
    <w:sig w:usb0="A00002FF" w:usb1="28CFFCFA" w:usb2="00000016" w:usb3="00000000" w:csb0="00100001" w:csb1="00000000"/>
  </w:font>
  <w:font w:name="Noto Naskh Arabic">
    <w:panose1 w:val="00000000000000000000"/>
    <w:charset w:val="00"/>
    <w:family w:val="auto"/>
    <w:pitch w:val="variable"/>
    <w:sig w:usb0="A000206F" w:usb1="8200204A" w:usb2="00000008" w:usb3="00000000" w:csb0="000000D3" w:csb1="00000000"/>
  </w:font>
  <w:font w:name="Aptos Display">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Aptos">
    <w:charset w:val="00"/>
    <w:family w:val="swiss"/>
    <w:pitch w:val="variable"/>
    <w:sig w:usb0="20000287" w:usb1="00000003" w:usb2="00000000" w:usb3="00000000" w:csb0="0000019F" w:csb1="00000000"/>
  </w:font>
  <w:font w:name="Mangal">
    <w:panose1 w:val="00000400000000000000"/>
    <w:charset w:val="00"/>
    <w:family w:val="roman"/>
    <w:pitch w:val="variable"/>
    <w:sig w:usb0="00008003" w:usb1="00000000" w:usb2="00000000" w:usb3="00000000" w:csb0="00000001" w:csb1="00000000"/>
  </w:font>
  <w:font w:name="DengXian">
    <w:altName w:val="等线"/>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8302F2D" w14:textId="77777777" w:rsidR="00CD590C" w:rsidRPr="00930F5B" w:rsidRDefault="00CD590C" w:rsidP="00E32FA5">
      <w:r w:rsidRPr="00930F5B">
        <w:separator/>
      </w:r>
    </w:p>
  </w:footnote>
  <w:footnote w:type="continuationSeparator" w:id="0">
    <w:p w14:paraId="4C1ED88A" w14:textId="77777777" w:rsidR="00CD590C" w:rsidRPr="00930F5B" w:rsidRDefault="00CD590C" w:rsidP="00E32FA5">
      <w:r w:rsidRPr="00930F5B">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3F64DA6"/>
    <w:multiLevelType w:val="multilevel"/>
    <w:tmpl w:val="7EC27062"/>
    <w:lvl w:ilvl="0">
      <w:start w:val="1"/>
      <w:numFmt w:val="decimal"/>
      <w:lvlText w:val="%1)"/>
      <w:lvlJc w:val="left"/>
      <w:pPr>
        <w:ind w:left="360" w:hanging="360"/>
      </w:pPr>
      <w:rPr>
        <w:rFonts w:hint="default"/>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 w15:restartNumberingAfterBreak="0">
    <w:nsid w:val="4C4A0893"/>
    <w:multiLevelType w:val="hybridMultilevel"/>
    <w:tmpl w:val="2D56CC36"/>
    <w:lvl w:ilvl="0" w:tplc="040E000F">
      <w:start w:val="1"/>
      <w:numFmt w:val="decimal"/>
      <w:lvlText w:val="%1."/>
      <w:lvlJc w:val="left"/>
      <w:pPr>
        <w:ind w:left="720" w:hanging="360"/>
      </w:pPr>
    </w:lvl>
    <w:lvl w:ilvl="1" w:tplc="040E0019" w:tentative="1">
      <w:start w:val="1"/>
      <w:numFmt w:val="lowerLetter"/>
      <w:lvlText w:val="%2."/>
      <w:lvlJc w:val="left"/>
      <w:pPr>
        <w:ind w:left="1440" w:hanging="360"/>
      </w:pPr>
    </w:lvl>
    <w:lvl w:ilvl="2" w:tplc="040E001B" w:tentative="1">
      <w:start w:val="1"/>
      <w:numFmt w:val="lowerRoman"/>
      <w:lvlText w:val="%3."/>
      <w:lvlJc w:val="right"/>
      <w:pPr>
        <w:ind w:left="2160" w:hanging="180"/>
      </w:pPr>
    </w:lvl>
    <w:lvl w:ilvl="3" w:tplc="040E000F" w:tentative="1">
      <w:start w:val="1"/>
      <w:numFmt w:val="decimal"/>
      <w:lvlText w:val="%4."/>
      <w:lvlJc w:val="left"/>
      <w:pPr>
        <w:ind w:left="2880" w:hanging="360"/>
      </w:pPr>
    </w:lvl>
    <w:lvl w:ilvl="4" w:tplc="040E0019" w:tentative="1">
      <w:start w:val="1"/>
      <w:numFmt w:val="lowerLetter"/>
      <w:lvlText w:val="%5."/>
      <w:lvlJc w:val="left"/>
      <w:pPr>
        <w:ind w:left="3600" w:hanging="360"/>
      </w:pPr>
    </w:lvl>
    <w:lvl w:ilvl="5" w:tplc="040E001B" w:tentative="1">
      <w:start w:val="1"/>
      <w:numFmt w:val="lowerRoman"/>
      <w:lvlText w:val="%6."/>
      <w:lvlJc w:val="right"/>
      <w:pPr>
        <w:ind w:left="4320" w:hanging="180"/>
      </w:pPr>
    </w:lvl>
    <w:lvl w:ilvl="6" w:tplc="040E000F" w:tentative="1">
      <w:start w:val="1"/>
      <w:numFmt w:val="decimal"/>
      <w:lvlText w:val="%7."/>
      <w:lvlJc w:val="left"/>
      <w:pPr>
        <w:ind w:left="5040" w:hanging="360"/>
      </w:pPr>
    </w:lvl>
    <w:lvl w:ilvl="7" w:tplc="040E0019" w:tentative="1">
      <w:start w:val="1"/>
      <w:numFmt w:val="lowerLetter"/>
      <w:lvlText w:val="%8."/>
      <w:lvlJc w:val="left"/>
      <w:pPr>
        <w:ind w:left="5760" w:hanging="360"/>
      </w:pPr>
    </w:lvl>
    <w:lvl w:ilvl="8" w:tplc="040E001B" w:tentative="1">
      <w:start w:val="1"/>
      <w:numFmt w:val="lowerRoman"/>
      <w:lvlText w:val="%9."/>
      <w:lvlJc w:val="right"/>
      <w:pPr>
        <w:ind w:left="6480" w:hanging="180"/>
      </w:pPr>
    </w:lvl>
  </w:abstractNum>
  <w:abstractNum w:abstractNumId="2" w15:restartNumberingAfterBreak="0">
    <w:nsid w:val="4FA36637"/>
    <w:multiLevelType w:val="hybridMultilevel"/>
    <w:tmpl w:val="3678F2BE"/>
    <w:lvl w:ilvl="0" w:tplc="9C7E2DF4">
      <w:start w:val="1"/>
      <w:numFmt w:val="lowerLetter"/>
      <w:lvlText w:val="%1)"/>
      <w:lvlJc w:val="left"/>
      <w:pPr>
        <w:ind w:left="927" w:hanging="360"/>
      </w:pPr>
      <w:rPr>
        <w:rFonts w:hint="default"/>
      </w:rPr>
    </w:lvl>
    <w:lvl w:ilvl="1" w:tplc="040E0019" w:tentative="1">
      <w:start w:val="1"/>
      <w:numFmt w:val="lowerLetter"/>
      <w:lvlText w:val="%2."/>
      <w:lvlJc w:val="left"/>
      <w:pPr>
        <w:ind w:left="1647" w:hanging="360"/>
      </w:pPr>
    </w:lvl>
    <w:lvl w:ilvl="2" w:tplc="040E001B" w:tentative="1">
      <w:start w:val="1"/>
      <w:numFmt w:val="lowerRoman"/>
      <w:lvlText w:val="%3."/>
      <w:lvlJc w:val="right"/>
      <w:pPr>
        <w:ind w:left="2367" w:hanging="180"/>
      </w:pPr>
    </w:lvl>
    <w:lvl w:ilvl="3" w:tplc="040E000F" w:tentative="1">
      <w:start w:val="1"/>
      <w:numFmt w:val="decimal"/>
      <w:lvlText w:val="%4."/>
      <w:lvlJc w:val="left"/>
      <w:pPr>
        <w:ind w:left="3087" w:hanging="360"/>
      </w:pPr>
    </w:lvl>
    <w:lvl w:ilvl="4" w:tplc="040E0019" w:tentative="1">
      <w:start w:val="1"/>
      <w:numFmt w:val="lowerLetter"/>
      <w:lvlText w:val="%5."/>
      <w:lvlJc w:val="left"/>
      <w:pPr>
        <w:ind w:left="3807" w:hanging="360"/>
      </w:pPr>
    </w:lvl>
    <w:lvl w:ilvl="5" w:tplc="040E001B" w:tentative="1">
      <w:start w:val="1"/>
      <w:numFmt w:val="lowerRoman"/>
      <w:lvlText w:val="%6."/>
      <w:lvlJc w:val="right"/>
      <w:pPr>
        <w:ind w:left="4527" w:hanging="180"/>
      </w:pPr>
    </w:lvl>
    <w:lvl w:ilvl="6" w:tplc="040E000F" w:tentative="1">
      <w:start w:val="1"/>
      <w:numFmt w:val="decimal"/>
      <w:lvlText w:val="%7."/>
      <w:lvlJc w:val="left"/>
      <w:pPr>
        <w:ind w:left="5247" w:hanging="360"/>
      </w:pPr>
    </w:lvl>
    <w:lvl w:ilvl="7" w:tplc="040E0019" w:tentative="1">
      <w:start w:val="1"/>
      <w:numFmt w:val="lowerLetter"/>
      <w:lvlText w:val="%8."/>
      <w:lvlJc w:val="left"/>
      <w:pPr>
        <w:ind w:left="5967" w:hanging="360"/>
      </w:pPr>
    </w:lvl>
    <w:lvl w:ilvl="8" w:tplc="040E001B" w:tentative="1">
      <w:start w:val="1"/>
      <w:numFmt w:val="lowerRoman"/>
      <w:lvlText w:val="%9."/>
      <w:lvlJc w:val="right"/>
      <w:pPr>
        <w:ind w:left="6687" w:hanging="180"/>
      </w:pPr>
    </w:lvl>
  </w:abstractNum>
  <w:abstractNum w:abstractNumId="3" w15:restartNumberingAfterBreak="0">
    <w:nsid w:val="50771B95"/>
    <w:multiLevelType w:val="hybridMultilevel"/>
    <w:tmpl w:val="B34C0BC8"/>
    <w:lvl w:ilvl="0" w:tplc="5E1A68A2">
      <w:start w:val="1"/>
      <w:numFmt w:val="bullet"/>
      <w:lvlText w:val="•"/>
      <w:lvlJc w:val="left"/>
      <w:pPr>
        <w:tabs>
          <w:tab w:val="num" w:pos="720"/>
        </w:tabs>
        <w:ind w:left="720" w:hanging="360"/>
      </w:pPr>
      <w:rPr>
        <w:rFonts w:ascii="Arial" w:hAnsi="Arial" w:hint="default"/>
      </w:rPr>
    </w:lvl>
    <w:lvl w:ilvl="1" w:tplc="76C84CFE" w:tentative="1">
      <w:start w:val="1"/>
      <w:numFmt w:val="bullet"/>
      <w:lvlText w:val="•"/>
      <w:lvlJc w:val="left"/>
      <w:pPr>
        <w:tabs>
          <w:tab w:val="num" w:pos="1440"/>
        </w:tabs>
        <w:ind w:left="1440" w:hanging="360"/>
      </w:pPr>
      <w:rPr>
        <w:rFonts w:ascii="Arial" w:hAnsi="Arial" w:hint="default"/>
      </w:rPr>
    </w:lvl>
    <w:lvl w:ilvl="2" w:tplc="270408C4" w:tentative="1">
      <w:start w:val="1"/>
      <w:numFmt w:val="bullet"/>
      <w:lvlText w:val="•"/>
      <w:lvlJc w:val="left"/>
      <w:pPr>
        <w:tabs>
          <w:tab w:val="num" w:pos="2160"/>
        </w:tabs>
        <w:ind w:left="2160" w:hanging="360"/>
      </w:pPr>
      <w:rPr>
        <w:rFonts w:ascii="Arial" w:hAnsi="Arial" w:hint="default"/>
      </w:rPr>
    </w:lvl>
    <w:lvl w:ilvl="3" w:tplc="A948B4E4" w:tentative="1">
      <w:start w:val="1"/>
      <w:numFmt w:val="bullet"/>
      <w:lvlText w:val="•"/>
      <w:lvlJc w:val="left"/>
      <w:pPr>
        <w:tabs>
          <w:tab w:val="num" w:pos="2880"/>
        </w:tabs>
        <w:ind w:left="2880" w:hanging="360"/>
      </w:pPr>
      <w:rPr>
        <w:rFonts w:ascii="Arial" w:hAnsi="Arial" w:hint="default"/>
      </w:rPr>
    </w:lvl>
    <w:lvl w:ilvl="4" w:tplc="03BE099A" w:tentative="1">
      <w:start w:val="1"/>
      <w:numFmt w:val="bullet"/>
      <w:lvlText w:val="•"/>
      <w:lvlJc w:val="left"/>
      <w:pPr>
        <w:tabs>
          <w:tab w:val="num" w:pos="3600"/>
        </w:tabs>
        <w:ind w:left="3600" w:hanging="360"/>
      </w:pPr>
      <w:rPr>
        <w:rFonts w:ascii="Arial" w:hAnsi="Arial" w:hint="default"/>
      </w:rPr>
    </w:lvl>
    <w:lvl w:ilvl="5" w:tplc="B2EA34F6" w:tentative="1">
      <w:start w:val="1"/>
      <w:numFmt w:val="bullet"/>
      <w:lvlText w:val="•"/>
      <w:lvlJc w:val="left"/>
      <w:pPr>
        <w:tabs>
          <w:tab w:val="num" w:pos="4320"/>
        </w:tabs>
        <w:ind w:left="4320" w:hanging="360"/>
      </w:pPr>
      <w:rPr>
        <w:rFonts w:ascii="Arial" w:hAnsi="Arial" w:hint="default"/>
      </w:rPr>
    </w:lvl>
    <w:lvl w:ilvl="6" w:tplc="0B2CECFA" w:tentative="1">
      <w:start w:val="1"/>
      <w:numFmt w:val="bullet"/>
      <w:lvlText w:val="•"/>
      <w:lvlJc w:val="left"/>
      <w:pPr>
        <w:tabs>
          <w:tab w:val="num" w:pos="5040"/>
        </w:tabs>
        <w:ind w:left="5040" w:hanging="360"/>
      </w:pPr>
      <w:rPr>
        <w:rFonts w:ascii="Arial" w:hAnsi="Arial" w:hint="default"/>
      </w:rPr>
    </w:lvl>
    <w:lvl w:ilvl="7" w:tplc="D70470AC" w:tentative="1">
      <w:start w:val="1"/>
      <w:numFmt w:val="bullet"/>
      <w:lvlText w:val="•"/>
      <w:lvlJc w:val="left"/>
      <w:pPr>
        <w:tabs>
          <w:tab w:val="num" w:pos="5760"/>
        </w:tabs>
        <w:ind w:left="5760" w:hanging="360"/>
      </w:pPr>
      <w:rPr>
        <w:rFonts w:ascii="Arial" w:hAnsi="Arial" w:hint="default"/>
      </w:rPr>
    </w:lvl>
    <w:lvl w:ilvl="8" w:tplc="0284CCA6" w:tentative="1">
      <w:start w:val="1"/>
      <w:numFmt w:val="bullet"/>
      <w:lvlText w:val="•"/>
      <w:lvlJc w:val="left"/>
      <w:pPr>
        <w:tabs>
          <w:tab w:val="num" w:pos="6480"/>
        </w:tabs>
        <w:ind w:left="6480" w:hanging="360"/>
      </w:pPr>
      <w:rPr>
        <w:rFonts w:ascii="Arial" w:hAnsi="Arial" w:hint="default"/>
      </w:rPr>
    </w:lvl>
  </w:abstractNum>
  <w:abstractNum w:abstractNumId="4" w15:restartNumberingAfterBreak="0">
    <w:nsid w:val="545757C5"/>
    <w:multiLevelType w:val="multilevel"/>
    <w:tmpl w:val="1FFA45F8"/>
    <w:lvl w:ilvl="0">
      <w:start w:val="1"/>
      <w:numFmt w:val="decimal"/>
      <w:lvlText w:val="%1)"/>
      <w:lvlJc w:val="left"/>
      <w:pPr>
        <w:ind w:left="360" w:hanging="360"/>
      </w:pPr>
      <w:rPr>
        <w:rFonts w:hint="default"/>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5" w15:restartNumberingAfterBreak="0">
    <w:nsid w:val="597F36CE"/>
    <w:multiLevelType w:val="hybridMultilevel"/>
    <w:tmpl w:val="71DEEFF4"/>
    <w:lvl w:ilvl="0" w:tplc="040E0001">
      <w:start w:val="1"/>
      <w:numFmt w:val="bullet"/>
      <w:lvlText w:val=""/>
      <w:lvlJc w:val="left"/>
      <w:pPr>
        <w:ind w:left="720" w:hanging="360"/>
      </w:pPr>
      <w:rPr>
        <w:rFonts w:ascii="Symbol" w:hAnsi="Symbol" w:hint="default"/>
      </w:rPr>
    </w:lvl>
    <w:lvl w:ilvl="1" w:tplc="040E0003" w:tentative="1">
      <w:start w:val="1"/>
      <w:numFmt w:val="bullet"/>
      <w:lvlText w:val="o"/>
      <w:lvlJc w:val="left"/>
      <w:pPr>
        <w:ind w:left="1440" w:hanging="360"/>
      </w:pPr>
      <w:rPr>
        <w:rFonts w:ascii="Courier New" w:hAnsi="Courier New" w:cs="Courier New" w:hint="default"/>
      </w:rPr>
    </w:lvl>
    <w:lvl w:ilvl="2" w:tplc="040E0005" w:tentative="1">
      <w:start w:val="1"/>
      <w:numFmt w:val="bullet"/>
      <w:lvlText w:val=""/>
      <w:lvlJc w:val="left"/>
      <w:pPr>
        <w:ind w:left="2160" w:hanging="360"/>
      </w:pPr>
      <w:rPr>
        <w:rFonts w:ascii="Wingdings" w:hAnsi="Wingdings" w:hint="default"/>
      </w:rPr>
    </w:lvl>
    <w:lvl w:ilvl="3" w:tplc="040E0001" w:tentative="1">
      <w:start w:val="1"/>
      <w:numFmt w:val="bullet"/>
      <w:lvlText w:val=""/>
      <w:lvlJc w:val="left"/>
      <w:pPr>
        <w:ind w:left="2880" w:hanging="360"/>
      </w:pPr>
      <w:rPr>
        <w:rFonts w:ascii="Symbol" w:hAnsi="Symbol" w:hint="default"/>
      </w:rPr>
    </w:lvl>
    <w:lvl w:ilvl="4" w:tplc="040E0003" w:tentative="1">
      <w:start w:val="1"/>
      <w:numFmt w:val="bullet"/>
      <w:lvlText w:val="o"/>
      <w:lvlJc w:val="left"/>
      <w:pPr>
        <w:ind w:left="3600" w:hanging="360"/>
      </w:pPr>
      <w:rPr>
        <w:rFonts w:ascii="Courier New" w:hAnsi="Courier New" w:cs="Courier New" w:hint="default"/>
      </w:rPr>
    </w:lvl>
    <w:lvl w:ilvl="5" w:tplc="040E0005" w:tentative="1">
      <w:start w:val="1"/>
      <w:numFmt w:val="bullet"/>
      <w:lvlText w:val=""/>
      <w:lvlJc w:val="left"/>
      <w:pPr>
        <w:ind w:left="4320" w:hanging="360"/>
      </w:pPr>
      <w:rPr>
        <w:rFonts w:ascii="Wingdings" w:hAnsi="Wingdings" w:hint="default"/>
      </w:rPr>
    </w:lvl>
    <w:lvl w:ilvl="6" w:tplc="040E0001" w:tentative="1">
      <w:start w:val="1"/>
      <w:numFmt w:val="bullet"/>
      <w:lvlText w:val=""/>
      <w:lvlJc w:val="left"/>
      <w:pPr>
        <w:ind w:left="5040" w:hanging="360"/>
      </w:pPr>
      <w:rPr>
        <w:rFonts w:ascii="Symbol" w:hAnsi="Symbol" w:hint="default"/>
      </w:rPr>
    </w:lvl>
    <w:lvl w:ilvl="7" w:tplc="040E0003" w:tentative="1">
      <w:start w:val="1"/>
      <w:numFmt w:val="bullet"/>
      <w:lvlText w:val="o"/>
      <w:lvlJc w:val="left"/>
      <w:pPr>
        <w:ind w:left="5760" w:hanging="360"/>
      </w:pPr>
      <w:rPr>
        <w:rFonts w:ascii="Courier New" w:hAnsi="Courier New" w:cs="Courier New" w:hint="default"/>
      </w:rPr>
    </w:lvl>
    <w:lvl w:ilvl="8" w:tplc="040E0005" w:tentative="1">
      <w:start w:val="1"/>
      <w:numFmt w:val="bullet"/>
      <w:lvlText w:val=""/>
      <w:lvlJc w:val="left"/>
      <w:pPr>
        <w:ind w:left="6480" w:hanging="360"/>
      </w:pPr>
      <w:rPr>
        <w:rFonts w:ascii="Wingdings" w:hAnsi="Wingdings" w:hint="default"/>
      </w:rPr>
    </w:lvl>
  </w:abstractNum>
  <w:abstractNum w:abstractNumId="6" w15:restartNumberingAfterBreak="0">
    <w:nsid w:val="71D00A47"/>
    <w:multiLevelType w:val="hybridMultilevel"/>
    <w:tmpl w:val="508EA8B2"/>
    <w:lvl w:ilvl="0" w:tplc="040E000F">
      <w:start w:val="1"/>
      <w:numFmt w:val="decimal"/>
      <w:lvlText w:val="%1."/>
      <w:lvlJc w:val="left"/>
      <w:pPr>
        <w:ind w:left="720" w:hanging="360"/>
      </w:pPr>
      <w:rPr>
        <w:rFonts w:hint="default"/>
      </w:rPr>
    </w:lvl>
    <w:lvl w:ilvl="1" w:tplc="040E0019" w:tentative="1">
      <w:start w:val="1"/>
      <w:numFmt w:val="lowerLetter"/>
      <w:lvlText w:val="%2."/>
      <w:lvlJc w:val="left"/>
      <w:pPr>
        <w:ind w:left="1440" w:hanging="360"/>
      </w:pPr>
    </w:lvl>
    <w:lvl w:ilvl="2" w:tplc="040E001B" w:tentative="1">
      <w:start w:val="1"/>
      <w:numFmt w:val="lowerRoman"/>
      <w:lvlText w:val="%3."/>
      <w:lvlJc w:val="right"/>
      <w:pPr>
        <w:ind w:left="2160" w:hanging="180"/>
      </w:pPr>
    </w:lvl>
    <w:lvl w:ilvl="3" w:tplc="040E000F" w:tentative="1">
      <w:start w:val="1"/>
      <w:numFmt w:val="decimal"/>
      <w:lvlText w:val="%4."/>
      <w:lvlJc w:val="left"/>
      <w:pPr>
        <w:ind w:left="2880" w:hanging="360"/>
      </w:pPr>
    </w:lvl>
    <w:lvl w:ilvl="4" w:tplc="040E0019" w:tentative="1">
      <w:start w:val="1"/>
      <w:numFmt w:val="lowerLetter"/>
      <w:lvlText w:val="%5."/>
      <w:lvlJc w:val="left"/>
      <w:pPr>
        <w:ind w:left="3600" w:hanging="360"/>
      </w:pPr>
    </w:lvl>
    <w:lvl w:ilvl="5" w:tplc="040E001B" w:tentative="1">
      <w:start w:val="1"/>
      <w:numFmt w:val="lowerRoman"/>
      <w:lvlText w:val="%6."/>
      <w:lvlJc w:val="right"/>
      <w:pPr>
        <w:ind w:left="4320" w:hanging="180"/>
      </w:pPr>
    </w:lvl>
    <w:lvl w:ilvl="6" w:tplc="040E000F" w:tentative="1">
      <w:start w:val="1"/>
      <w:numFmt w:val="decimal"/>
      <w:lvlText w:val="%7."/>
      <w:lvlJc w:val="left"/>
      <w:pPr>
        <w:ind w:left="5040" w:hanging="360"/>
      </w:pPr>
    </w:lvl>
    <w:lvl w:ilvl="7" w:tplc="040E0019" w:tentative="1">
      <w:start w:val="1"/>
      <w:numFmt w:val="lowerLetter"/>
      <w:lvlText w:val="%8."/>
      <w:lvlJc w:val="left"/>
      <w:pPr>
        <w:ind w:left="5760" w:hanging="360"/>
      </w:pPr>
    </w:lvl>
    <w:lvl w:ilvl="8" w:tplc="040E001B" w:tentative="1">
      <w:start w:val="1"/>
      <w:numFmt w:val="lowerRoman"/>
      <w:lvlText w:val="%9."/>
      <w:lvlJc w:val="right"/>
      <w:pPr>
        <w:ind w:left="6480" w:hanging="180"/>
      </w:pPr>
    </w:lvl>
  </w:abstractNum>
  <w:num w:numId="1" w16cid:durableId="534319176">
    <w:abstractNumId w:val="5"/>
  </w:num>
  <w:num w:numId="2" w16cid:durableId="1271623395">
    <w:abstractNumId w:val="1"/>
  </w:num>
  <w:num w:numId="3" w16cid:durableId="3287943">
    <w:abstractNumId w:val="0"/>
  </w:num>
  <w:num w:numId="4" w16cid:durableId="1322613042">
    <w:abstractNumId w:val="4"/>
  </w:num>
  <w:num w:numId="5" w16cid:durableId="1142620364">
    <w:abstractNumId w:val="2"/>
  </w:num>
  <w:num w:numId="6" w16cid:durableId="1180312028">
    <w:abstractNumId w:val="3"/>
  </w:num>
  <w:num w:numId="7" w16cid:durableId="1552956373">
    <w:abstractNumId w:val="6"/>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HSU, Yu-Yin [LST]">
    <w15:presenceInfo w15:providerId="AD" w15:userId="S::yyhsu@polyu.edu.hk::8837c2b8-e85a-491b-8e1d-ba06947ba6b2"/>
  </w15:person>
  <w15:person w15:author="Gábor P.">
    <w15:presenceInfo w15:providerId="Windows Live" w15:userId="0ab09c47ecaa1d75"/>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DisplayPageBoundaries/>
  <w:defaultTabStop w:val="708"/>
  <w:hyphenationZone w:val="425"/>
  <w:drawingGridHorizontalSpacing w:val="120"/>
  <w:displayHorizontalDrawingGridEvery w:val="2"/>
  <w:displayVerticalDrawingGridEvery w:val="2"/>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65A0D"/>
    <w:rsid w:val="00002DB1"/>
    <w:rsid w:val="00003714"/>
    <w:rsid w:val="00006181"/>
    <w:rsid w:val="00007785"/>
    <w:rsid w:val="00011E54"/>
    <w:rsid w:val="00014890"/>
    <w:rsid w:val="00016953"/>
    <w:rsid w:val="00017600"/>
    <w:rsid w:val="000212A2"/>
    <w:rsid w:val="00023E50"/>
    <w:rsid w:val="00024D7F"/>
    <w:rsid w:val="00032C35"/>
    <w:rsid w:val="0003431F"/>
    <w:rsid w:val="00035190"/>
    <w:rsid w:val="00035DFE"/>
    <w:rsid w:val="000379AD"/>
    <w:rsid w:val="00043F71"/>
    <w:rsid w:val="000457E1"/>
    <w:rsid w:val="00045C32"/>
    <w:rsid w:val="000460D7"/>
    <w:rsid w:val="00046678"/>
    <w:rsid w:val="00052EAB"/>
    <w:rsid w:val="00055DDE"/>
    <w:rsid w:val="00056B20"/>
    <w:rsid w:val="00056FD9"/>
    <w:rsid w:val="000573AC"/>
    <w:rsid w:val="0006169A"/>
    <w:rsid w:val="00067E02"/>
    <w:rsid w:val="000727FC"/>
    <w:rsid w:val="00073669"/>
    <w:rsid w:val="000748AF"/>
    <w:rsid w:val="000763BD"/>
    <w:rsid w:val="00080262"/>
    <w:rsid w:val="000842A0"/>
    <w:rsid w:val="0008729B"/>
    <w:rsid w:val="00087CCE"/>
    <w:rsid w:val="0009649E"/>
    <w:rsid w:val="00096745"/>
    <w:rsid w:val="000A2724"/>
    <w:rsid w:val="000A2FAD"/>
    <w:rsid w:val="000A52DE"/>
    <w:rsid w:val="000A7B6B"/>
    <w:rsid w:val="000B00C5"/>
    <w:rsid w:val="000B179C"/>
    <w:rsid w:val="000B18B7"/>
    <w:rsid w:val="000B2477"/>
    <w:rsid w:val="000B2575"/>
    <w:rsid w:val="000C020F"/>
    <w:rsid w:val="000C02F9"/>
    <w:rsid w:val="000C07DA"/>
    <w:rsid w:val="000C0DF3"/>
    <w:rsid w:val="000C5015"/>
    <w:rsid w:val="000C674C"/>
    <w:rsid w:val="000D0280"/>
    <w:rsid w:val="000D1842"/>
    <w:rsid w:val="000D27B2"/>
    <w:rsid w:val="000D3A90"/>
    <w:rsid w:val="000E0637"/>
    <w:rsid w:val="000E3233"/>
    <w:rsid w:val="000E40AE"/>
    <w:rsid w:val="000E6151"/>
    <w:rsid w:val="000E72F6"/>
    <w:rsid w:val="000E77FE"/>
    <w:rsid w:val="000F06E7"/>
    <w:rsid w:val="000F3447"/>
    <w:rsid w:val="000F5ABA"/>
    <w:rsid w:val="00102F18"/>
    <w:rsid w:val="00104159"/>
    <w:rsid w:val="0010479C"/>
    <w:rsid w:val="00107C16"/>
    <w:rsid w:val="0012014E"/>
    <w:rsid w:val="001212D9"/>
    <w:rsid w:val="00121663"/>
    <w:rsid w:val="00122CDB"/>
    <w:rsid w:val="001236D4"/>
    <w:rsid w:val="0012501C"/>
    <w:rsid w:val="00125CCC"/>
    <w:rsid w:val="0013073A"/>
    <w:rsid w:val="001307CF"/>
    <w:rsid w:val="00131AC3"/>
    <w:rsid w:val="00133695"/>
    <w:rsid w:val="00135AC9"/>
    <w:rsid w:val="00141B20"/>
    <w:rsid w:val="001424B4"/>
    <w:rsid w:val="001435B2"/>
    <w:rsid w:val="00143A47"/>
    <w:rsid w:val="001459A6"/>
    <w:rsid w:val="001460CB"/>
    <w:rsid w:val="00146625"/>
    <w:rsid w:val="00147B6F"/>
    <w:rsid w:val="00151F95"/>
    <w:rsid w:val="00151FE8"/>
    <w:rsid w:val="00153FA9"/>
    <w:rsid w:val="00154EDB"/>
    <w:rsid w:val="00156B2E"/>
    <w:rsid w:val="00161A41"/>
    <w:rsid w:val="001627CA"/>
    <w:rsid w:val="001666EF"/>
    <w:rsid w:val="00166F84"/>
    <w:rsid w:val="00167EB4"/>
    <w:rsid w:val="00170552"/>
    <w:rsid w:val="0017084C"/>
    <w:rsid w:val="00177D7B"/>
    <w:rsid w:val="00180864"/>
    <w:rsid w:val="00181149"/>
    <w:rsid w:val="001813F8"/>
    <w:rsid w:val="001817B9"/>
    <w:rsid w:val="00181D27"/>
    <w:rsid w:val="0018296E"/>
    <w:rsid w:val="00186201"/>
    <w:rsid w:val="00186E34"/>
    <w:rsid w:val="00187130"/>
    <w:rsid w:val="00190F6C"/>
    <w:rsid w:val="0019733D"/>
    <w:rsid w:val="0019786A"/>
    <w:rsid w:val="001A554C"/>
    <w:rsid w:val="001B27D8"/>
    <w:rsid w:val="001B3CC7"/>
    <w:rsid w:val="001C311D"/>
    <w:rsid w:val="001C4C6E"/>
    <w:rsid w:val="001C4DA1"/>
    <w:rsid w:val="001C77A8"/>
    <w:rsid w:val="001D10DD"/>
    <w:rsid w:val="001D12AC"/>
    <w:rsid w:val="001D3668"/>
    <w:rsid w:val="001D5665"/>
    <w:rsid w:val="001D5AD6"/>
    <w:rsid w:val="001D5C3F"/>
    <w:rsid w:val="001D5EC0"/>
    <w:rsid w:val="001D7266"/>
    <w:rsid w:val="001D7689"/>
    <w:rsid w:val="001D76F3"/>
    <w:rsid w:val="001E096E"/>
    <w:rsid w:val="001E1C52"/>
    <w:rsid w:val="001E2FC1"/>
    <w:rsid w:val="001E4EB1"/>
    <w:rsid w:val="001E6C70"/>
    <w:rsid w:val="001F1D3C"/>
    <w:rsid w:val="001F29DE"/>
    <w:rsid w:val="001F5401"/>
    <w:rsid w:val="002050CF"/>
    <w:rsid w:val="00205889"/>
    <w:rsid w:val="00206712"/>
    <w:rsid w:val="00206DBE"/>
    <w:rsid w:val="002116C9"/>
    <w:rsid w:val="00214E16"/>
    <w:rsid w:val="00215020"/>
    <w:rsid w:val="002150AB"/>
    <w:rsid w:val="00215FED"/>
    <w:rsid w:val="0021762C"/>
    <w:rsid w:val="00222236"/>
    <w:rsid w:val="002244B2"/>
    <w:rsid w:val="00226E43"/>
    <w:rsid w:val="00232F72"/>
    <w:rsid w:val="00237B46"/>
    <w:rsid w:val="002411D1"/>
    <w:rsid w:val="002568B3"/>
    <w:rsid w:val="002575D8"/>
    <w:rsid w:val="00260B67"/>
    <w:rsid w:val="00261402"/>
    <w:rsid w:val="002616D9"/>
    <w:rsid w:val="00267145"/>
    <w:rsid w:val="00270813"/>
    <w:rsid w:val="00274F1A"/>
    <w:rsid w:val="0027575E"/>
    <w:rsid w:val="00275FAB"/>
    <w:rsid w:val="00276128"/>
    <w:rsid w:val="00276AA3"/>
    <w:rsid w:val="002812F4"/>
    <w:rsid w:val="00281579"/>
    <w:rsid w:val="00286381"/>
    <w:rsid w:val="002874E8"/>
    <w:rsid w:val="00287D3B"/>
    <w:rsid w:val="00291524"/>
    <w:rsid w:val="002922B6"/>
    <w:rsid w:val="00292C21"/>
    <w:rsid w:val="0029570C"/>
    <w:rsid w:val="00295C60"/>
    <w:rsid w:val="002961FB"/>
    <w:rsid w:val="00296272"/>
    <w:rsid w:val="002962A9"/>
    <w:rsid w:val="002A255B"/>
    <w:rsid w:val="002B529C"/>
    <w:rsid w:val="002C01C2"/>
    <w:rsid w:val="002C33F1"/>
    <w:rsid w:val="002C40DC"/>
    <w:rsid w:val="002C4FD6"/>
    <w:rsid w:val="002C7415"/>
    <w:rsid w:val="002C7D7E"/>
    <w:rsid w:val="002D37BE"/>
    <w:rsid w:val="002D3E89"/>
    <w:rsid w:val="002D4A62"/>
    <w:rsid w:val="002D75BD"/>
    <w:rsid w:val="002E0BED"/>
    <w:rsid w:val="002E0E43"/>
    <w:rsid w:val="002E43F6"/>
    <w:rsid w:val="002E44DF"/>
    <w:rsid w:val="002F4136"/>
    <w:rsid w:val="00304E59"/>
    <w:rsid w:val="00307D4B"/>
    <w:rsid w:val="0031441B"/>
    <w:rsid w:val="00315592"/>
    <w:rsid w:val="00315B11"/>
    <w:rsid w:val="00316D73"/>
    <w:rsid w:val="003175EA"/>
    <w:rsid w:val="00321433"/>
    <w:rsid w:val="00321E72"/>
    <w:rsid w:val="00322915"/>
    <w:rsid w:val="0032347A"/>
    <w:rsid w:val="003237F4"/>
    <w:rsid w:val="00325AB5"/>
    <w:rsid w:val="00331E7C"/>
    <w:rsid w:val="00343BFF"/>
    <w:rsid w:val="00345B02"/>
    <w:rsid w:val="00347DCF"/>
    <w:rsid w:val="003515AC"/>
    <w:rsid w:val="00351B99"/>
    <w:rsid w:val="00353B5D"/>
    <w:rsid w:val="00353C31"/>
    <w:rsid w:val="00356FBA"/>
    <w:rsid w:val="0036074C"/>
    <w:rsid w:val="00370533"/>
    <w:rsid w:val="00370785"/>
    <w:rsid w:val="00372154"/>
    <w:rsid w:val="00372439"/>
    <w:rsid w:val="0037281E"/>
    <w:rsid w:val="00373180"/>
    <w:rsid w:val="003738D3"/>
    <w:rsid w:val="00376AFD"/>
    <w:rsid w:val="003807C3"/>
    <w:rsid w:val="003808E6"/>
    <w:rsid w:val="00380D1E"/>
    <w:rsid w:val="003858CE"/>
    <w:rsid w:val="00386335"/>
    <w:rsid w:val="003924C9"/>
    <w:rsid w:val="00395E50"/>
    <w:rsid w:val="0039634A"/>
    <w:rsid w:val="003A0000"/>
    <w:rsid w:val="003A0949"/>
    <w:rsid w:val="003A1219"/>
    <w:rsid w:val="003A3BBD"/>
    <w:rsid w:val="003A42ED"/>
    <w:rsid w:val="003B0F7A"/>
    <w:rsid w:val="003B3C93"/>
    <w:rsid w:val="003C1458"/>
    <w:rsid w:val="003C20C5"/>
    <w:rsid w:val="003C595E"/>
    <w:rsid w:val="003C64ED"/>
    <w:rsid w:val="003C7393"/>
    <w:rsid w:val="003C7BB9"/>
    <w:rsid w:val="003D0A18"/>
    <w:rsid w:val="003D14AD"/>
    <w:rsid w:val="003D1747"/>
    <w:rsid w:val="003D3EC9"/>
    <w:rsid w:val="003D42C1"/>
    <w:rsid w:val="003D507E"/>
    <w:rsid w:val="003D581D"/>
    <w:rsid w:val="003E1638"/>
    <w:rsid w:val="003E1EA2"/>
    <w:rsid w:val="003E4273"/>
    <w:rsid w:val="003E466A"/>
    <w:rsid w:val="003E4CED"/>
    <w:rsid w:val="003F0B73"/>
    <w:rsid w:val="003F2161"/>
    <w:rsid w:val="00402037"/>
    <w:rsid w:val="00403E90"/>
    <w:rsid w:val="00404AE8"/>
    <w:rsid w:val="00405E88"/>
    <w:rsid w:val="004129CF"/>
    <w:rsid w:val="00413A39"/>
    <w:rsid w:val="004169DC"/>
    <w:rsid w:val="004215DE"/>
    <w:rsid w:val="00427DC9"/>
    <w:rsid w:val="004304DB"/>
    <w:rsid w:val="004341DB"/>
    <w:rsid w:val="00436F91"/>
    <w:rsid w:val="004408A7"/>
    <w:rsid w:val="00441A45"/>
    <w:rsid w:val="004430A8"/>
    <w:rsid w:val="00445EBE"/>
    <w:rsid w:val="00450E8B"/>
    <w:rsid w:val="00457D14"/>
    <w:rsid w:val="0046179F"/>
    <w:rsid w:val="00462652"/>
    <w:rsid w:val="004626DE"/>
    <w:rsid w:val="0046789A"/>
    <w:rsid w:val="00472644"/>
    <w:rsid w:val="00473DEC"/>
    <w:rsid w:val="00476F77"/>
    <w:rsid w:val="004806A3"/>
    <w:rsid w:val="00482815"/>
    <w:rsid w:val="00482D7C"/>
    <w:rsid w:val="00484F31"/>
    <w:rsid w:val="00485135"/>
    <w:rsid w:val="00494F8E"/>
    <w:rsid w:val="00495CBC"/>
    <w:rsid w:val="00495DA2"/>
    <w:rsid w:val="00496A42"/>
    <w:rsid w:val="004A0EFA"/>
    <w:rsid w:val="004A56CA"/>
    <w:rsid w:val="004A607C"/>
    <w:rsid w:val="004B04DB"/>
    <w:rsid w:val="004B1DBE"/>
    <w:rsid w:val="004B2052"/>
    <w:rsid w:val="004B29C4"/>
    <w:rsid w:val="004B2B81"/>
    <w:rsid w:val="004B4C1A"/>
    <w:rsid w:val="004B5438"/>
    <w:rsid w:val="004B798D"/>
    <w:rsid w:val="004B7BDE"/>
    <w:rsid w:val="004C2291"/>
    <w:rsid w:val="004C3379"/>
    <w:rsid w:val="004C3E1C"/>
    <w:rsid w:val="004C4BD4"/>
    <w:rsid w:val="004C6544"/>
    <w:rsid w:val="004D4785"/>
    <w:rsid w:val="004D50DA"/>
    <w:rsid w:val="004D5F51"/>
    <w:rsid w:val="004D6E17"/>
    <w:rsid w:val="004E0A39"/>
    <w:rsid w:val="004E5396"/>
    <w:rsid w:val="004E6C0D"/>
    <w:rsid w:val="004F0429"/>
    <w:rsid w:val="004F0932"/>
    <w:rsid w:val="004F127E"/>
    <w:rsid w:val="004F61DC"/>
    <w:rsid w:val="00503072"/>
    <w:rsid w:val="00505041"/>
    <w:rsid w:val="00505EBF"/>
    <w:rsid w:val="00512B7D"/>
    <w:rsid w:val="00513208"/>
    <w:rsid w:val="00513AD3"/>
    <w:rsid w:val="005156D6"/>
    <w:rsid w:val="00520AD2"/>
    <w:rsid w:val="005211C5"/>
    <w:rsid w:val="00521536"/>
    <w:rsid w:val="00521C41"/>
    <w:rsid w:val="00524D88"/>
    <w:rsid w:val="00525300"/>
    <w:rsid w:val="005257C6"/>
    <w:rsid w:val="005303C5"/>
    <w:rsid w:val="00540CA7"/>
    <w:rsid w:val="0054145F"/>
    <w:rsid w:val="00544588"/>
    <w:rsid w:val="005448B6"/>
    <w:rsid w:val="0054498F"/>
    <w:rsid w:val="00544A60"/>
    <w:rsid w:val="005522D8"/>
    <w:rsid w:val="00552CF7"/>
    <w:rsid w:val="00553C6B"/>
    <w:rsid w:val="0055408E"/>
    <w:rsid w:val="00570FBB"/>
    <w:rsid w:val="00571458"/>
    <w:rsid w:val="00572400"/>
    <w:rsid w:val="005757B2"/>
    <w:rsid w:val="00583CFF"/>
    <w:rsid w:val="00586515"/>
    <w:rsid w:val="00586CA9"/>
    <w:rsid w:val="0059023E"/>
    <w:rsid w:val="0059026F"/>
    <w:rsid w:val="00592129"/>
    <w:rsid w:val="005926C4"/>
    <w:rsid w:val="005936DB"/>
    <w:rsid w:val="00596B54"/>
    <w:rsid w:val="005A251D"/>
    <w:rsid w:val="005A301F"/>
    <w:rsid w:val="005A6360"/>
    <w:rsid w:val="005B0F78"/>
    <w:rsid w:val="005B1BA6"/>
    <w:rsid w:val="005B232B"/>
    <w:rsid w:val="005B3185"/>
    <w:rsid w:val="005B39F8"/>
    <w:rsid w:val="005B6A0E"/>
    <w:rsid w:val="005B7B74"/>
    <w:rsid w:val="005C21A6"/>
    <w:rsid w:val="005C33DB"/>
    <w:rsid w:val="005C4947"/>
    <w:rsid w:val="005D1896"/>
    <w:rsid w:val="005D2A7F"/>
    <w:rsid w:val="005D2E75"/>
    <w:rsid w:val="005D61D0"/>
    <w:rsid w:val="005D748E"/>
    <w:rsid w:val="005E2A1A"/>
    <w:rsid w:val="005E5843"/>
    <w:rsid w:val="005E6D70"/>
    <w:rsid w:val="005E7080"/>
    <w:rsid w:val="005F0741"/>
    <w:rsid w:val="005F2717"/>
    <w:rsid w:val="00600C97"/>
    <w:rsid w:val="006065EA"/>
    <w:rsid w:val="006116D7"/>
    <w:rsid w:val="006126E8"/>
    <w:rsid w:val="0061315A"/>
    <w:rsid w:val="00613498"/>
    <w:rsid w:val="00614C77"/>
    <w:rsid w:val="006175B0"/>
    <w:rsid w:val="00617FDF"/>
    <w:rsid w:val="00622D06"/>
    <w:rsid w:val="00622ED3"/>
    <w:rsid w:val="0062596B"/>
    <w:rsid w:val="0062598F"/>
    <w:rsid w:val="00626460"/>
    <w:rsid w:val="0063014A"/>
    <w:rsid w:val="00634483"/>
    <w:rsid w:val="00635B90"/>
    <w:rsid w:val="0063678D"/>
    <w:rsid w:val="00636A06"/>
    <w:rsid w:val="006376C1"/>
    <w:rsid w:val="00640534"/>
    <w:rsid w:val="00640B65"/>
    <w:rsid w:val="006441E0"/>
    <w:rsid w:val="00644C47"/>
    <w:rsid w:val="00645063"/>
    <w:rsid w:val="0064710B"/>
    <w:rsid w:val="0065125B"/>
    <w:rsid w:val="00651834"/>
    <w:rsid w:val="00651D9F"/>
    <w:rsid w:val="006568F4"/>
    <w:rsid w:val="00657D68"/>
    <w:rsid w:val="006607C9"/>
    <w:rsid w:val="00662C51"/>
    <w:rsid w:val="00664AA7"/>
    <w:rsid w:val="0066616A"/>
    <w:rsid w:val="0066756D"/>
    <w:rsid w:val="006757F5"/>
    <w:rsid w:val="00680DF2"/>
    <w:rsid w:val="00683364"/>
    <w:rsid w:val="00684E64"/>
    <w:rsid w:val="00685372"/>
    <w:rsid w:val="0069365B"/>
    <w:rsid w:val="00693E74"/>
    <w:rsid w:val="00694F27"/>
    <w:rsid w:val="00697588"/>
    <w:rsid w:val="006A07C7"/>
    <w:rsid w:val="006A24D7"/>
    <w:rsid w:val="006A41E7"/>
    <w:rsid w:val="006A5865"/>
    <w:rsid w:val="006A65A4"/>
    <w:rsid w:val="006B15FF"/>
    <w:rsid w:val="006B51E3"/>
    <w:rsid w:val="006B62D8"/>
    <w:rsid w:val="006C45F2"/>
    <w:rsid w:val="006C4FD0"/>
    <w:rsid w:val="006C65FD"/>
    <w:rsid w:val="006D14F7"/>
    <w:rsid w:val="006D1E76"/>
    <w:rsid w:val="006D1F5F"/>
    <w:rsid w:val="006D405D"/>
    <w:rsid w:val="006D5DFD"/>
    <w:rsid w:val="006E131B"/>
    <w:rsid w:val="006E1778"/>
    <w:rsid w:val="006E2EF4"/>
    <w:rsid w:val="006E5057"/>
    <w:rsid w:val="006E7340"/>
    <w:rsid w:val="0070175B"/>
    <w:rsid w:val="00706431"/>
    <w:rsid w:val="0071022F"/>
    <w:rsid w:val="0071448C"/>
    <w:rsid w:val="00716673"/>
    <w:rsid w:val="007173C5"/>
    <w:rsid w:val="00720C78"/>
    <w:rsid w:val="007222BF"/>
    <w:rsid w:val="00722DB1"/>
    <w:rsid w:val="00723A6C"/>
    <w:rsid w:val="00726791"/>
    <w:rsid w:val="00731961"/>
    <w:rsid w:val="00732FD5"/>
    <w:rsid w:val="007350FE"/>
    <w:rsid w:val="00735391"/>
    <w:rsid w:val="007365F6"/>
    <w:rsid w:val="00741A9D"/>
    <w:rsid w:val="007426B5"/>
    <w:rsid w:val="00745BBB"/>
    <w:rsid w:val="007518BF"/>
    <w:rsid w:val="007600A8"/>
    <w:rsid w:val="00762E93"/>
    <w:rsid w:val="0076329F"/>
    <w:rsid w:val="007634CE"/>
    <w:rsid w:val="007667A3"/>
    <w:rsid w:val="00766ED7"/>
    <w:rsid w:val="00767C49"/>
    <w:rsid w:val="00773F12"/>
    <w:rsid w:val="00774218"/>
    <w:rsid w:val="007776A6"/>
    <w:rsid w:val="00783B74"/>
    <w:rsid w:val="0078410C"/>
    <w:rsid w:val="00784843"/>
    <w:rsid w:val="00784E66"/>
    <w:rsid w:val="00784EFA"/>
    <w:rsid w:val="00787FE1"/>
    <w:rsid w:val="00790825"/>
    <w:rsid w:val="00790952"/>
    <w:rsid w:val="00792160"/>
    <w:rsid w:val="00794D3F"/>
    <w:rsid w:val="00795D69"/>
    <w:rsid w:val="00796134"/>
    <w:rsid w:val="007A26FC"/>
    <w:rsid w:val="007A386C"/>
    <w:rsid w:val="007A7144"/>
    <w:rsid w:val="007B1711"/>
    <w:rsid w:val="007B4CB4"/>
    <w:rsid w:val="007B7133"/>
    <w:rsid w:val="007B77CD"/>
    <w:rsid w:val="007C3901"/>
    <w:rsid w:val="007C3E17"/>
    <w:rsid w:val="007C4001"/>
    <w:rsid w:val="007C493D"/>
    <w:rsid w:val="007C51BF"/>
    <w:rsid w:val="007C5A4F"/>
    <w:rsid w:val="007C5F05"/>
    <w:rsid w:val="007D11BD"/>
    <w:rsid w:val="007D1D5D"/>
    <w:rsid w:val="007D2768"/>
    <w:rsid w:val="007D368E"/>
    <w:rsid w:val="007D384E"/>
    <w:rsid w:val="007D4B04"/>
    <w:rsid w:val="007D7CF6"/>
    <w:rsid w:val="007E3434"/>
    <w:rsid w:val="007E3F5A"/>
    <w:rsid w:val="007E5011"/>
    <w:rsid w:val="007E6126"/>
    <w:rsid w:val="007E7BDA"/>
    <w:rsid w:val="007F0A39"/>
    <w:rsid w:val="007F2992"/>
    <w:rsid w:val="007F31D9"/>
    <w:rsid w:val="007F5AB9"/>
    <w:rsid w:val="007F5B3D"/>
    <w:rsid w:val="007F764A"/>
    <w:rsid w:val="00802360"/>
    <w:rsid w:val="00802B45"/>
    <w:rsid w:val="00803D8E"/>
    <w:rsid w:val="008040C2"/>
    <w:rsid w:val="00805A63"/>
    <w:rsid w:val="00805BA0"/>
    <w:rsid w:val="00810354"/>
    <w:rsid w:val="00810F27"/>
    <w:rsid w:val="008111B3"/>
    <w:rsid w:val="00812036"/>
    <w:rsid w:val="008136B2"/>
    <w:rsid w:val="00814E65"/>
    <w:rsid w:val="00814F71"/>
    <w:rsid w:val="0081624C"/>
    <w:rsid w:val="008249D7"/>
    <w:rsid w:val="00830AD1"/>
    <w:rsid w:val="00830D1B"/>
    <w:rsid w:val="008311F2"/>
    <w:rsid w:val="00831849"/>
    <w:rsid w:val="0083280D"/>
    <w:rsid w:val="00835A91"/>
    <w:rsid w:val="00837182"/>
    <w:rsid w:val="00837622"/>
    <w:rsid w:val="0084207E"/>
    <w:rsid w:val="00843C3E"/>
    <w:rsid w:val="00847DE1"/>
    <w:rsid w:val="00850303"/>
    <w:rsid w:val="00851476"/>
    <w:rsid w:val="008518DA"/>
    <w:rsid w:val="00855DAD"/>
    <w:rsid w:val="0085603D"/>
    <w:rsid w:val="00860065"/>
    <w:rsid w:val="00862DF3"/>
    <w:rsid w:val="00862FB3"/>
    <w:rsid w:val="008635DE"/>
    <w:rsid w:val="008640FB"/>
    <w:rsid w:val="00864D2D"/>
    <w:rsid w:val="00867C7E"/>
    <w:rsid w:val="00875BCA"/>
    <w:rsid w:val="00877D44"/>
    <w:rsid w:val="008801DE"/>
    <w:rsid w:val="00883D7A"/>
    <w:rsid w:val="008907D3"/>
    <w:rsid w:val="008920E0"/>
    <w:rsid w:val="00895D0A"/>
    <w:rsid w:val="008A3FBA"/>
    <w:rsid w:val="008A4690"/>
    <w:rsid w:val="008A64B0"/>
    <w:rsid w:val="008A7690"/>
    <w:rsid w:val="008B1B2B"/>
    <w:rsid w:val="008C2090"/>
    <w:rsid w:val="008C56AD"/>
    <w:rsid w:val="008C6CD9"/>
    <w:rsid w:val="008D67C4"/>
    <w:rsid w:val="008E008B"/>
    <w:rsid w:val="008E148E"/>
    <w:rsid w:val="008E5D31"/>
    <w:rsid w:val="008F6487"/>
    <w:rsid w:val="008F7966"/>
    <w:rsid w:val="0090126C"/>
    <w:rsid w:val="00903125"/>
    <w:rsid w:val="009051F0"/>
    <w:rsid w:val="0090694D"/>
    <w:rsid w:val="00906D2A"/>
    <w:rsid w:val="0091580C"/>
    <w:rsid w:val="009233AC"/>
    <w:rsid w:val="00924143"/>
    <w:rsid w:val="00926C9E"/>
    <w:rsid w:val="00930F5B"/>
    <w:rsid w:val="009331CD"/>
    <w:rsid w:val="00942AD5"/>
    <w:rsid w:val="009436CD"/>
    <w:rsid w:val="00943B7F"/>
    <w:rsid w:val="009453CB"/>
    <w:rsid w:val="00945A4C"/>
    <w:rsid w:val="0094636A"/>
    <w:rsid w:val="009476EC"/>
    <w:rsid w:val="0095214E"/>
    <w:rsid w:val="00955530"/>
    <w:rsid w:val="00955581"/>
    <w:rsid w:val="00961455"/>
    <w:rsid w:val="00961F1F"/>
    <w:rsid w:val="00963647"/>
    <w:rsid w:val="00963C58"/>
    <w:rsid w:val="00965998"/>
    <w:rsid w:val="00965FA8"/>
    <w:rsid w:val="00966755"/>
    <w:rsid w:val="009667AF"/>
    <w:rsid w:val="009670BE"/>
    <w:rsid w:val="0097111E"/>
    <w:rsid w:val="00971FF2"/>
    <w:rsid w:val="00972D17"/>
    <w:rsid w:val="00972D97"/>
    <w:rsid w:val="00972EFD"/>
    <w:rsid w:val="009732AB"/>
    <w:rsid w:val="00973949"/>
    <w:rsid w:val="009761BB"/>
    <w:rsid w:val="0097740A"/>
    <w:rsid w:val="009810FB"/>
    <w:rsid w:val="009817B6"/>
    <w:rsid w:val="00981940"/>
    <w:rsid w:val="00984BE8"/>
    <w:rsid w:val="00986B30"/>
    <w:rsid w:val="00990A20"/>
    <w:rsid w:val="00992B3D"/>
    <w:rsid w:val="0099322C"/>
    <w:rsid w:val="00994D76"/>
    <w:rsid w:val="00995C3F"/>
    <w:rsid w:val="0099748B"/>
    <w:rsid w:val="009A0C7A"/>
    <w:rsid w:val="009A0CD3"/>
    <w:rsid w:val="009A377C"/>
    <w:rsid w:val="009A3B71"/>
    <w:rsid w:val="009A424A"/>
    <w:rsid w:val="009A53AE"/>
    <w:rsid w:val="009B163F"/>
    <w:rsid w:val="009B1822"/>
    <w:rsid w:val="009B24E5"/>
    <w:rsid w:val="009C0758"/>
    <w:rsid w:val="009C11AD"/>
    <w:rsid w:val="009C1BF4"/>
    <w:rsid w:val="009C2A59"/>
    <w:rsid w:val="009C3321"/>
    <w:rsid w:val="009C4FBB"/>
    <w:rsid w:val="009C5DE1"/>
    <w:rsid w:val="009C74DE"/>
    <w:rsid w:val="009D15EB"/>
    <w:rsid w:val="009D1AF6"/>
    <w:rsid w:val="009D1E58"/>
    <w:rsid w:val="009D7B31"/>
    <w:rsid w:val="009D7EE4"/>
    <w:rsid w:val="009E673A"/>
    <w:rsid w:val="009F0C5C"/>
    <w:rsid w:val="009F1067"/>
    <w:rsid w:val="009F15CC"/>
    <w:rsid w:val="009F55AF"/>
    <w:rsid w:val="009F6784"/>
    <w:rsid w:val="00A00478"/>
    <w:rsid w:val="00A01396"/>
    <w:rsid w:val="00A0249A"/>
    <w:rsid w:val="00A03D31"/>
    <w:rsid w:val="00A0793C"/>
    <w:rsid w:val="00A07C8A"/>
    <w:rsid w:val="00A13F7E"/>
    <w:rsid w:val="00A1475E"/>
    <w:rsid w:val="00A15744"/>
    <w:rsid w:val="00A25BA7"/>
    <w:rsid w:val="00A25D6C"/>
    <w:rsid w:val="00A27CD1"/>
    <w:rsid w:val="00A317AE"/>
    <w:rsid w:val="00A37454"/>
    <w:rsid w:val="00A40156"/>
    <w:rsid w:val="00A42618"/>
    <w:rsid w:val="00A431CC"/>
    <w:rsid w:val="00A43E67"/>
    <w:rsid w:val="00A44339"/>
    <w:rsid w:val="00A45F44"/>
    <w:rsid w:val="00A5273F"/>
    <w:rsid w:val="00A6693D"/>
    <w:rsid w:val="00A7197C"/>
    <w:rsid w:val="00A74C92"/>
    <w:rsid w:val="00A76012"/>
    <w:rsid w:val="00A80BB6"/>
    <w:rsid w:val="00A82708"/>
    <w:rsid w:val="00A84DBA"/>
    <w:rsid w:val="00A85305"/>
    <w:rsid w:val="00A86B6C"/>
    <w:rsid w:val="00A90B71"/>
    <w:rsid w:val="00A9627D"/>
    <w:rsid w:val="00A96635"/>
    <w:rsid w:val="00A9719E"/>
    <w:rsid w:val="00AA14AD"/>
    <w:rsid w:val="00AA2C3E"/>
    <w:rsid w:val="00AA2EAF"/>
    <w:rsid w:val="00AA7053"/>
    <w:rsid w:val="00AB0282"/>
    <w:rsid w:val="00AB3A3D"/>
    <w:rsid w:val="00AB51E2"/>
    <w:rsid w:val="00AC0A00"/>
    <w:rsid w:val="00AC340D"/>
    <w:rsid w:val="00AC3C3B"/>
    <w:rsid w:val="00AC4742"/>
    <w:rsid w:val="00AC48E8"/>
    <w:rsid w:val="00AC68F2"/>
    <w:rsid w:val="00AC7427"/>
    <w:rsid w:val="00AC7B46"/>
    <w:rsid w:val="00AD159F"/>
    <w:rsid w:val="00AD3CAB"/>
    <w:rsid w:val="00AD42F7"/>
    <w:rsid w:val="00AE3DE1"/>
    <w:rsid w:val="00AE3E01"/>
    <w:rsid w:val="00AE4381"/>
    <w:rsid w:val="00AF1E15"/>
    <w:rsid w:val="00AF2B81"/>
    <w:rsid w:val="00AF2FB5"/>
    <w:rsid w:val="00AF6327"/>
    <w:rsid w:val="00AF653B"/>
    <w:rsid w:val="00AF6AFB"/>
    <w:rsid w:val="00AF6C72"/>
    <w:rsid w:val="00B00ED8"/>
    <w:rsid w:val="00B03037"/>
    <w:rsid w:val="00B0558A"/>
    <w:rsid w:val="00B07828"/>
    <w:rsid w:val="00B127EF"/>
    <w:rsid w:val="00B13C45"/>
    <w:rsid w:val="00B17820"/>
    <w:rsid w:val="00B21F38"/>
    <w:rsid w:val="00B36B8D"/>
    <w:rsid w:val="00B40545"/>
    <w:rsid w:val="00B42D6D"/>
    <w:rsid w:val="00B43BFD"/>
    <w:rsid w:val="00B45F7D"/>
    <w:rsid w:val="00B52791"/>
    <w:rsid w:val="00B53AA0"/>
    <w:rsid w:val="00B54807"/>
    <w:rsid w:val="00B54ACA"/>
    <w:rsid w:val="00B551F9"/>
    <w:rsid w:val="00B61B69"/>
    <w:rsid w:val="00B61C33"/>
    <w:rsid w:val="00B63215"/>
    <w:rsid w:val="00B64DD5"/>
    <w:rsid w:val="00B7180E"/>
    <w:rsid w:val="00B773D0"/>
    <w:rsid w:val="00B83985"/>
    <w:rsid w:val="00B853E3"/>
    <w:rsid w:val="00B87DFA"/>
    <w:rsid w:val="00B90212"/>
    <w:rsid w:val="00B91C41"/>
    <w:rsid w:val="00B9426B"/>
    <w:rsid w:val="00B946BC"/>
    <w:rsid w:val="00B947F8"/>
    <w:rsid w:val="00B950DA"/>
    <w:rsid w:val="00B967E4"/>
    <w:rsid w:val="00BA0C08"/>
    <w:rsid w:val="00BA5A76"/>
    <w:rsid w:val="00BA5F37"/>
    <w:rsid w:val="00BA627F"/>
    <w:rsid w:val="00BA711F"/>
    <w:rsid w:val="00BA78B2"/>
    <w:rsid w:val="00BB3257"/>
    <w:rsid w:val="00BB68D2"/>
    <w:rsid w:val="00BC1013"/>
    <w:rsid w:val="00BC35A0"/>
    <w:rsid w:val="00BC3841"/>
    <w:rsid w:val="00BC7B62"/>
    <w:rsid w:val="00BC7BEE"/>
    <w:rsid w:val="00BC7D85"/>
    <w:rsid w:val="00BD52DA"/>
    <w:rsid w:val="00BE160E"/>
    <w:rsid w:val="00BE2C02"/>
    <w:rsid w:val="00BE4918"/>
    <w:rsid w:val="00BE6BD3"/>
    <w:rsid w:val="00BF5CBA"/>
    <w:rsid w:val="00BF697D"/>
    <w:rsid w:val="00C00B72"/>
    <w:rsid w:val="00C024C3"/>
    <w:rsid w:val="00C03E2D"/>
    <w:rsid w:val="00C04419"/>
    <w:rsid w:val="00C05E89"/>
    <w:rsid w:val="00C0644D"/>
    <w:rsid w:val="00C07481"/>
    <w:rsid w:val="00C1274F"/>
    <w:rsid w:val="00C1315B"/>
    <w:rsid w:val="00C20FAD"/>
    <w:rsid w:val="00C215D9"/>
    <w:rsid w:val="00C23FCC"/>
    <w:rsid w:val="00C258FF"/>
    <w:rsid w:val="00C25F5E"/>
    <w:rsid w:val="00C27966"/>
    <w:rsid w:val="00C27A23"/>
    <w:rsid w:val="00C27DC6"/>
    <w:rsid w:val="00C27F43"/>
    <w:rsid w:val="00C30AD6"/>
    <w:rsid w:val="00C32B46"/>
    <w:rsid w:val="00C32CEB"/>
    <w:rsid w:val="00C334D7"/>
    <w:rsid w:val="00C33607"/>
    <w:rsid w:val="00C33EDC"/>
    <w:rsid w:val="00C34A85"/>
    <w:rsid w:val="00C34EAF"/>
    <w:rsid w:val="00C3671B"/>
    <w:rsid w:val="00C42669"/>
    <w:rsid w:val="00C44193"/>
    <w:rsid w:val="00C451F0"/>
    <w:rsid w:val="00C54066"/>
    <w:rsid w:val="00C55D20"/>
    <w:rsid w:val="00C56042"/>
    <w:rsid w:val="00C561F9"/>
    <w:rsid w:val="00C56AAE"/>
    <w:rsid w:val="00C66CEE"/>
    <w:rsid w:val="00C66E08"/>
    <w:rsid w:val="00C66F71"/>
    <w:rsid w:val="00C71B52"/>
    <w:rsid w:val="00C7200F"/>
    <w:rsid w:val="00C73925"/>
    <w:rsid w:val="00C73A2A"/>
    <w:rsid w:val="00C752C6"/>
    <w:rsid w:val="00C76162"/>
    <w:rsid w:val="00C7720A"/>
    <w:rsid w:val="00C77416"/>
    <w:rsid w:val="00C8226E"/>
    <w:rsid w:val="00C8242C"/>
    <w:rsid w:val="00C824C3"/>
    <w:rsid w:val="00C85A07"/>
    <w:rsid w:val="00C86415"/>
    <w:rsid w:val="00C86689"/>
    <w:rsid w:val="00C869C7"/>
    <w:rsid w:val="00C9041E"/>
    <w:rsid w:val="00C90478"/>
    <w:rsid w:val="00C92847"/>
    <w:rsid w:val="00C92F2F"/>
    <w:rsid w:val="00C945B3"/>
    <w:rsid w:val="00C95A36"/>
    <w:rsid w:val="00C97548"/>
    <w:rsid w:val="00C97753"/>
    <w:rsid w:val="00CA3E87"/>
    <w:rsid w:val="00CA47A4"/>
    <w:rsid w:val="00CA62FB"/>
    <w:rsid w:val="00CB033D"/>
    <w:rsid w:val="00CB0985"/>
    <w:rsid w:val="00CB201F"/>
    <w:rsid w:val="00CB2755"/>
    <w:rsid w:val="00CB2EA7"/>
    <w:rsid w:val="00CB546F"/>
    <w:rsid w:val="00CC128E"/>
    <w:rsid w:val="00CC3D72"/>
    <w:rsid w:val="00CC5F0D"/>
    <w:rsid w:val="00CC5FCE"/>
    <w:rsid w:val="00CD1A45"/>
    <w:rsid w:val="00CD2768"/>
    <w:rsid w:val="00CD2BAA"/>
    <w:rsid w:val="00CD590C"/>
    <w:rsid w:val="00CE1D4D"/>
    <w:rsid w:val="00CE4898"/>
    <w:rsid w:val="00CF0308"/>
    <w:rsid w:val="00CF0E4D"/>
    <w:rsid w:val="00CF1910"/>
    <w:rsid w:val="00CF2CBF"/>
    <w:rsid w:val="00D01C9F"/>
    <w:rsid w:val="00D028C2"/>
    <w:rsid w:val="00D02D57"/>
    <w:rsid w:val="00D06237"/>
    <w:rsid w:val="00D07093"/>
    <w:rsid w:val="00D07692"/>
    <w:rsid w:val="00D10E94"/>
    <w:rsid w:val="00D11629"/>
    <w:rsid w:val="00D1166C"/>
    <w:rsid w:val="00D11CF2"/>
    <w:rsid w:val="00D11E76"/>
    <w:rsid w:val="00D122AF"/>
    <w:rsid w:val="00D12C93"/>
    <w:rsid w:val="00D1482F"/>
    <w:rsid w:val="00D168A9"/>
    <w:rsid w:val="00D1699F"/>
    <w:rsid w:val="00D17003"/>
    <w:rsid w:val="00D17B6F"/>
    <w:rsid w:val="00D22308"/>
    <w:rsid w:val="00D23C06"/>
    <w:rsid w:val="00D26791"/>
    <w:rsid w:val="00D3029F"/>
    <w:rsid w:val="00D335C1"/>
    <w:rsid w:val="00D340F0"/>
    <w:rsid w:val="00D3669A"/>
    <w:rsid w:val="00D42213"/>
    <w:rsid w:val="00D43398"/>
    <w:rsid w:val="00D43E46"/>
    <w:rsid w:val="00D44C8B"/>
    <w:rsid w:val="00D45929"/>
    <w:rsid w:val="00D54D7D"/>
    <w:rsid w:val="00D56B60"/>
    <w:rsid w:val="00D56C55"/>
    <w:rsid w:val="00D5792E"/>
    <w:rsid w:val="00D66DF2"/>
    <w:rsid w:val="00D719A7"/>
    <w:rsid w:val="00D767FB"/>
    <w:rsid w:val="00D801A4"/>
    <w:rsid w:val="00D81EB6"/>
    <w:rsid w:val="00D85EDF"/>
    <w:rsid w:val="00D91F1F"/>
    <w:rsid w:val="00D92005"/>
    <w:rsid w:val="00D92576"/>
    <w:rsid w:val="00D926A2"/>
    <w:rsid w:val="00D93E89"/>
    <w:rsid w:val="00DA069C"/>
    <w:rsid w:val="00DA09FE"/>
    <w:rsid w:val="00DA1960"/>
    <w:rsid w:val="00DA3329"/>
    <w:rsid w:val="00DA6C0C"/>
    <w:rsid w:val="00DA765B"/>
    <w:rsid w:val="00DB26F5"/>
    <w:rsid w:val="00DB27DB"/>
    <w:rsid w:val="00DB4FB2"/>
    <w:rsid w:val="00DB51C4"/>
    <w:rsid w:val="00DC3FCA"/>
    <w:rsid w:val="00DD299D"/>
    <w:rsid w:val="00DD61BF"/>
    <w:rsid w:val="00DE2DDA"/>
    <w:rsid w:val="00DE496C"/>
    <w:rsid w:val="00DE58E9"/>
    <w:rsid w:val="00DE7E91"/>
    <w:rsid w:val="00DF1E9C"/>
    <w:rsid w:val="00DF4FFA"/>
    <w:rsid w:val="00DF5A0F"/>
    <w:rsid w:val="00DF5F85"/>
    <w:rsid w:val="00DF6577"/>
    <w:rsid w:val="00E02092"/>
    <w:rsid w:val="00E066A0"/>
    <w:rsid w:val="00E11DAF"/>
    <w:rsid w:val="00E13567"/>
    <w:rsid w:val="00E16246"/>
    <w:rsid w:val="00E1743E"/>
    <w:rsid w:val="00E2179B"/>
    <w:rsid w:val="00E271AB"/>
    <w:rsid w:val="00E27D79"/>
    <w:rsid w:val="00E27EBA"/>
    <w:rsid w:val="00E30A37"/>
    <w:rsid w:val="00E32FA5"/>
    <w:rsid w:val="00E3544B"/>
    <w:rsid w:val="00E3643E"/>
    <w:rsid w:val="00E37D92"/>
    <w:rsid w:val="00E411BA"/>
    <w:rsid w:val="00E4149A"/>
    <w:rsid w:val="00E41F55"/>
    <w:rsid w:val="00E430F4"/>
    <w:rsid w:val="00E43A9E"/>
    <w:rsid w:val="00E4439B"/>
    <w:rsid w:val="00E46349"/>
    <w:rsid w:val="00E4656C"/>
    <w:rsid w:val="00E526CA"/>
    <w:rsid w:val="00E558C1"/>
    <w:rsid w:val="00E55AFC"/>
    <w:rsid w:val="00E617BB"/>
    <w:rsid w:val="00E63A5E"/>
    <w:rsid w:val="00E64C65"/>
    <w:rsid w:val="00E6548A"/>
    <w:rsid w:val="00E675F7"/>
    <w:rsid w:val="00E67EF7"/>
    <w:rsid w:val="00E67F4B"/>
    <w:rsid w:val="00E73526"/>
    <w:rsid w:val="00E74E7A"/>
    <w:rsid w:val="00E75364"/>
    <w:rsid w:val="00E764F9"/>
    <w:rsid w:val="00E84339"/>
    <w:rsid w:val="00E8528E"/>
    <w:rsid w:val="00E86EE7"/>
    <w:rsid w:val="00E927A4"/>
    <w:rsid w:val="00E92E93"/>
    <w:rsid w:val="00E960E9"/>
    <w:rsid w:val="00EA0A41"/>
    <w:rsid w:val="00EA0AF7"/>
    <w:rsid w:val="00EA467D"/>
    <w:rsid w:val="00EA4974"/>
    <w:rsid w:val="00EB13AC"/>
    <w:rsid w:val="00EB1FDE"/>
    <w:rsid w:val="00EB266A"/>
    <w:rsid w:val="00EC03EF"/>
    <w:rsid w:val="00EC05B2"/>
    <w:rsid w:val="00EC080A"/>
    <w:rsid w:val="00EC5301"/>
    <w:rsid w:val="00EC66AA"/>
    <w:rsid w:val="00EC72C6"/>
    <w:rsid w:val="00EC77A4"/>
    <w:rsid w:val="00ED0FE5"/>
    <w:rsid w:val="00ED1103"/>
    <w:rsid w:val="00ED1BBE"/>
    <w:rsid w:val="00ED3557"/>
    <w:rsid w:val="00ED71A2"/>
    <w:rsid w:val="00EE19F4"/>
    <w:rsid w:val="00EE3292"/>
    <w:rsid w:val="00EE69DD"/>
    <w:rsid w:val="00EE7901"/>
    <w:rsid w:val="00EF0D20"/>
    <w:rsid w:val="00EF1D8F"/>
    <w:rsid w:val="00EF28DA"/>
    <w:rsid w:val="00EF40AB"/>
    <w:rsid w:val="00EF40D2"/>
    <w:rsid w:val="00EF5C37"/>
    <w:rsid w:val="00EF6EF3"/>
    <w:rsid w:val="00F02F4C"/>
    <w:rsid w:val="00F03C34"/>
    <w:rsid w:val="00F0513B"/>
    <w:rsid w:val="00F05FD6"/>
    <w:rsid w:val="00F07A70"/>
    <w:rsid w:val="00F10DBC"/>
    <w:rsid w:val="00F127DD"/>
    <w:rsid w:val="00F1610C"/>
    <w:rsid w:val="00F177FC"/>
    <w:rsid w:val="00F17A84"/>
    <w:rsid w:val="00F22B62"/>
    <w:rsid w:val="00F23088"/>
    <w:rsid w:val="00F2370D"/>
    <w:rsid w:val="00F23891"/>
    <w:rsid w:val="00F2394F"/>
    <w:rsid w:val="00F262F8"/>
    <w:rsid w:val="00F32F8D"/>
    <w:rsid w:val="00F33501"/>
    <w:rsid w:val="00F34F09"/>
    <w:rsid w:val="00F362E6"/>
    <w:rsid w:val="00F37B6A"/>
    <w:rsid w:val="00F408A2"/>
    <w:rsid w:val="00F40987"/>
    <w:rsid w:val="00F432A0"/>
    <w:rsid w:val="00F44B2E"/>
    <w:rsid w:val="00F4641A"/>
    <w:rsid w:val="00F466F9"/>
    <w:rsid w:val="00F6370A"/>
    <w:rsid w:val="00F63E79"/>
    <w:rsid w:val="00F64E73"/>
    <w:rsid w:val="00F65A0D"/>
    <w:rsid w:val="00F65A1A"/>
    <w:rsid w:val="00F66553"/>
    <w:rsid w:val="00F700BA"/>
    <w:rsid w:val="00F7020E"/>
    <w:rsid w:val="00F73CAF"/>
    <w:rsid w:val="00F83AC2"/>
    <w:rsid w:val="00F841F6"/>
    <w:rsid w:val="00F901B8"/>
    <w:rsid w:val="00F928A1"/>
    <w:rsid w:val="00F92B1D"/>
    <w:rsid w:val="00F92D11"/>
    <w:rsid w:val="00F93421"/>
    <w:rsid w:val="00F9362D"/>
    <w:rsid w:val="00F93D44"/>
    <w:rsid w:val="00F94032"/>
    <w:rsid w:val="00F9472B"/>
    <w:rsid w:val="00F95592"/>
    <w:rsid w:val="00F97021"/>
    <w:rsid w:val="00FA06CD"/>
    <w:rsid w:val="00FA2CCC"/>
    <w:rsid w:val="00FA3CC4"/>
    <w:rsid w:val="00FA553E"/>
    <w:rsid w:val="00FA62A1"/>
    <w:rsid w:val="00FA668B"/>
    <w:rsid w:val="00FA7754"/>
    <w:rsid w:val="00FB01EF"/>
    <w:rsid w:val="00FB1264"/>
    <w:rsid w:val="00FB61A7"/>
    <w:rsid w:val="00FB6CF3"/>
    <w:rsid w:val="00FC0A8C"/>
    <w:rsid w:val="00FC37FC"/>
    <w:rsid w:val="00FC425F"/>
    <w:rsid w:val="00FC441C"/>
    <w:rsid w:val="00FC4BFD"/>
    <w:rsid w:val="00FC5931"/>
    <w:rsid w:val="00FC5B8A"/>
    <w:rsid w:val="00FC668A"/>
    <w:rsid w:val="00FC6CF8"/>
    <w:rsid w:val="00FC7EA2"/>
    <w:rsid w:val="00FD67F1"/>
    <w:rsid w:val="00FD681D"/>
    <w:rsid w:val="00FE151E"/>
    <w:rsid w:val="00FE1EEE"/>
    <w:rsid w:val="00FE1F86"/>
    <w:rsid w:val="00FE1F8E"/>
    <w:rsid w:val="00FE43C2"/>
    <w:rsid w:val="00FE4995"/>
    <w:rsid w:val="00FE4BE9"/>
    <w:rsid w:val="00FE5038"/>
    <w:rsid w:val="00FF28D2"/>
    <w:rsid w:val="00FF296D"/>
    <w:rsid w:val="00FF544E"/>
    <w:rsid w:val="00FF7242"/>
  </w:rsids>
  <m:mathPr>
    <m:mathFont m:val="Cambria Math"/>
    <m:brkBin m:val="before"/>
    <m:brkBinSub m:val="--"/>
    <m:smallFrac m:val="0"/>
    <m:dispDef/>
    <m:lMargin m:val="0"/>
    <m:rMargin m:val="0"/>
    <m:defJc m:val="centerGroup"/>
    <m:wrapIndent m:val="1440"/>
    <m:intLim m:val="subSup"/>
    <m:naryLim m:val="undOvr"/>
  </m:mathPr>
  <w:themeFontLang w:val="hu-HU"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57D7896"/>
  <w15:chartTrackingRefBased/>
  <w15:docId w15:val="{4ECA0F2F-51EC-41E0-8496-190E37084F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PMingLiU" w:hAnsi="Times New Roman" w:cs="Noto Naskh Arabic"/>
        <w:kern w:val="2"/>
        <w:sz w:val="24"/>
        <w:szCs w:val="24"/>
        <w:lang w:val="hu-HU"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A377C"/>
    <w:pPr>
      <w:spacing w:after="120" w:line="240" w:lineRule="auto"/>
      <w:jc w:val="both"/>
    </w:pPr>
    <w:rPr>
      <w:lang w:val="en-US" w:bidi="ar-EG"/>
    </w:rPr>
  </w:style>
  <w:style w:type="paragraph" w:styleId="Heading1">
    <w:name w:val="heading 1"/>
    <w:basedOn w:val="Normal"/>
    <w:next w:val="Normal"/>
    <w:link w:val="Heading1Char"/>
    <w:uiPriority w:val="9"/>
    <w:qFormat/>
    <w:rsid w:val="00F65A0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65A0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65A0D"/>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65A0D"/>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F65A0D"/>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F65A0D"/>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F65A0D"/>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F65A0D"/>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F65A0D"/>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65A0D"/>
    <w:rPr>
      <w:rFonts w:asciiTheme="majorHAnsi" w:eastAsiaTheme="majorEastAsia" w:hAnsiTheme="majorHAnsi" w:cstheme="majorBidi"/>
      <w:color w:val="0F4761" w:themeColor="accent1" w:themeShade="BF"/>
      <w:sz w:val="40"/>
      <w:szCs w:val="40"/>
      <w:lang w:val="en-US" w:bidi="ar-EG"/>
    </w:rPr>
  </w:style>
  <w:style w:type="character" w:customStyle="1" w:styleId="Heading2Char">
    <w:name w:val="Heading 2 Char"/>
    <w:basedOn w:val="DefaultParagraphFont"/>
    <w:link w:val="Heading2"/>
    <w:uiPriority w:val="9"/>
    <w:semiHidden/>
    <w:rsid w:val="00F65A0D"/>
    <w:rPr>
      <w:rFonts w:asciiTheme="majorHAnsi" w:eastAsiaTheme="majorEastAsia" w:hAnsiTheme="majorHAnsi" w:cstheme="majorBidi"/>
      <w:color w:val="0F4761" w:themeColor="accent1" w:themeShade="BF"/>
      <w:sz w:val="32"/>
      <w:szCs w:val="32"/>
      <w:lang w:val="en-US" w:bidi="ar-EG"/>
    </w:rPr>
  </w:style>
  <w:style w:type="character" w:customStyle="1" w:styleId="Heading3Char">
    <w:name w:val="Heading 3 Char"/>
    <w:basedOn w:val="DefaultParagraphFont"/>
    <w:link w:val="Heading3"/>
    <w:uiPriority w:val="9"/>
    <w:semiHidden/>
    <w:rsid w:val="00F65A0D"/>
    <w:rPr>
      <w:rFonts w:asciiTheme="minorHAnsi" w:eastAsiaTheme="majorEastAsia" w:hAnsiTheme="minorHAnsi" w:cstheme="majorBidi"/>
      <w:color w:val="0F4761" w:themeColor="accent1" w:themeShade="BF"/>
      <w:sz w:val="28"/>
      <w:szCs w:val="28"/>
      <w:lang w:val="en-US" w:bidi="ar-EG"/>
    </w:rPr>
  </w:style>
  <w:style w:type="character" w:customStyle="1" w:styleId="Heading4Char">
    <w:name w:val="Heading 4 Char"/>
    <w:basedOn w:val="DefaultParagraphFont"/>
    <w:link w:val="Heading4"/>
    <w:uiPriority w:val="9"/>
    <w:semiHidden/>
    <w:rsid w:val="00F65A0D"/>
    <w:rPr>
      <w:rFonts w:asciiTheme="minorHAnsi" w:eastAsiaTheme="majorEastAsia" w:hAnsiTheme="minorHAnsi" w:cstheme="majorBidi"/>
      <w:i/>
      <w:iCs/>
      <w:color w:val="0F4761" w:themeColor="accent1" w:themeShade="BF"/>
      <w:lang w:val="en-US" w:bidi="ar-EG"/>
    </w:rPr>
  </w:style>
  <w:style w:type="character" w:customStyle="1" w:styleId="Heading5Char">
    <w:name w:val="Heading 5 Char"/>
    <w:basedOn w:val="DefaultParagraphFont"/>
    <w:link w:val="Heading5"/>
    <w:uiPriority w:val="9"/>
    <w:semiHidden/>
    <w:rsid w:val="00F65A0D"/>
    <w:rPr>
      <w:rFonts w:asciiTheme="minorHAnsi" w:eastAsiaTheme="majorEastAsia" w:hAnsiTheme="minorHAnsi" w:cstheme="majorBidi"/>
      <w:color w:val="0F4761" w:themeColor="accent1" w:themeShade="BF"/>
      <w:lang w:val="en-US" w:bidi="ar-EG"/>
    </w:rPr>
  </w:style>
  <w:style w:type="character" w:customStyle="1" w:styleId="Heading6Char">
    <w:name w:val="Heading 6 Char"/>
    <w:basedOn w:val="DefaultParagraphFont"/>
    <w:link w:val="Heading6"/>
    <w:uiPriority w:val="9"/>
    <w:semiHidden/>
    <w:rsid w:val="00F65A0D"/>
    <w:rPr>
      <w:rFonts w:asciiTheme="minorHAnsi" w:eastAsiaTheme="majorEastAsia" w:hAnsiTheme="minorHAnsi" w:cstheme="majorBidi"/>
      <w:i/>
      <w:iCs/>
      <w:color w:val="595959" w:themeColor="text1" w:themeTint="A6"/>
      <w:lang w:val="en-US" w:bidi="ar-EG"/>
    </w:rPr>
  </w:style>
  <w:style w:type="character" w:customStyle="1" w:styleId="Heading7Char">
    <w:name w:val="Heading 7 Char"/>
    <w:basedOn w:val="DefaultParagraphFont"/>
    <w:link w:val="Heading7"/>
    <w:uiPriority w:val="9"/>
    <w:semiHidden/>
    <w:rsid w:val="00F65A0D"/>
    <w:rPr>
      <w:rFonts w:asciiTheme="minorHAnsi" w:eastAsiaTheme="majorEastAsia" w:hAnsiTheme="minorHAnsi" w:cstheme="majorBidi"/>
      <w:color w:val="595959" w:themeColor="text1" w:themeTint="A6"/>
      <w:lang w:val="en-US" w:bidi="ar-EG"/>
    </w:rPr>
  </w:style>
  <w:style w:type="character" w:customStyle="1" w:styleId="Heading8Char">
    <w:name w:val="Heading 8 Char"/>
    <w:basedOn w:val="DefaultParagraphFont"/>
    <w:link w:val="Heading8"/>
    <w:uiPriority w:val="9"/>
    <w:semiHidden/>
    <w:rsid w:val="00F65A0D"/>
    <w:rPr>
      <w:rFonts w:asciiTheme="minorHAnsi" w:eastAsiaTheme="majorEastAsia" w:hAnsiTheme="minorHAnsi" w:cstheme="majorBidi"/>
      <w:i/>
      <w:iCs/>
      <w:color w:val="272727" w:themeColor="text1" w:themeTint="D8"/>
      <w:lang w:val="en-US" w:bidi="ar-EG"/>
    </w:rPr>
  </w:style>
  <w:style w:type="character" w:customStyle="1" w:styleId="Heading9Char">
    <w:name w:val="Heading 9 Char"/>
    <w:basedOn w:val="DefaultParagraphFont"/>
    <w:link w:val="Heading9"/>
    <w:uiPriority w:val="9"/>
    <w:semiHidden/>
    <w:rsid w:val="00F65A0D"/>
    <w:rPr>
      <w:rFonts w:asciiTheme="minorHAnsi" w:eastAsiaTheme="majorEastAsia" w:hAnsiTheme="minorHAnsi" w:cstheme="majorBidi"/>
      <w:color w:val="272727" w:themeColor="text1" w:themeTint="D8"/>
      <w:lang w:val="en-US" w:bidi="ar-EG"/>
    </w:rPr>
  </w:style>
  <w:style w:type="paragraph" w:styleId="Title">
    <w:name w:val="Title"/>
    <w:basedOn w:val="Normal"/>
    <w:next w:val="Normal"/>
    <w:link w:val="TitleChar"/>
    <w:uiPriority w:val="10"/>
    <w:qFormat/>
    <w:rsid w:val="00F65A0D"/>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65A0D"/>
    <w:rPr>
      <w:rFonts w:asciiTheme="majorHAnsi" w:eastAsiaTheme="majorEastAsia" w:hAnsiTheme="majorHAnsi" w:cstheme="majorBidi"/>
      <w:spacing w:val="-10"/>
      <w:kern w:val="28"/>
      <w:sz w:val="56"/>
      <w:szCs w:val="56"/>
      <w:lang w:val="en-US" w:bidi="ar-EG"/>
    </w:rPr>
  </w:style>
  <w:style w:type="paragraph" w:styleId="Subtitle">
    <w:name w:val="Subtitle"/>
    <w:basedOn w:val="Normal"/>
    <w:next w:val="Normal"/>
    <w:link w:val="SubtitleChar"/>
    <w:uiPriority w:val="11"/>
    <w:qFormat/>
    <w:rsid w:val="00F65A0D"/>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65A0D"/>
    <w:rPr>
      <w:rFonts w:asciiTheme="minorHAnsi" w:eastAsiaTheme="majorEastAsia" w:hAnsiTheme="minorHAnsi" w:cstheme="majorBidi"/>
      <w:color w:val="595959" w:themeColor="text1" w:themeTint="A6"/>
      <w:spacing w:val="15"/>
      <w:sz w:val="28"/>
      <w:szCs w:val="28"/>
      <w:lang w:val="en-US" w:bidi="ar-EG"/>
    </w:rPr>
  </w:style>
  <w:style w:type="paragraph" w:styleId="Quote">
    <w:name w:val="Quote"/>
    <w:basedOn w:val="Normal"/>
    <w:next w:val="Normal"/>
    <w:link w:val="QuoteChar"/>
    <w:uiPriority w:val="29"/>
    <w:qFormat/>
    <w:rsid w:val="00F65A0D"/>
    <w:pPr>
      <w:spacing w:before="160"/>
      <w:jc w:val="center"/>
    </w:pPr>
    <w:rPr>
      <w:i/>
      <w:iCs/>
      <w:color w:val="404040" w:themeColor="text1" w:themeTint="BF"/>
    </w:rPr>
  </w:style>
  <w:style w:type="character" w:customStyle="1" w:styleId="QuoteChar">
    <w:name w:val="Quote Char"/>
    <w:basedOn w:val="DefaultParagraphFont"/>
    <w:link w:val="Quote"/>
    <w:uiPriority w:val="29"/>
    <w:rsid w:val="00F65A0D"/>
    <w:rPr>
      <w:i/>
      <w:iCs/>
      <w:color w:val="404040" w:themeColor="text1" w:themeTint="BF"/>
      <w:lang w:val="en-US" w:bidi="ar-EG"/>
    </w:rPr>
  </w:style>
  <w:style w:type="paragraph" w:styleId="ListParagraph">
    <w:name w:val="List Paragraph"/>
    <w:basedOn w:val="Normal"/>
    <w:uiPriority w:val="34"/>
    <w:qFormat/>
    <w:rsid w:val="00F65A0D"/>
    <w:pPr>
      <w:ind w:left="720"/>
      <w:contextualSpacing/>
    </w:pPr>
  </w:style>
  <w:style w:type="character" w:styleId="IntenseEmphasis">
    <w:name w:val="Intense Emphasis"/>
    <w:basedOn w:val="DefaultParagraphFont"/>
    <w:uiPriority w:val="21"/>
    <w:qFormat/>
    <w:rsid w:val="00F65A0D"/>
    <w:rPr>
      <w:i/>
      <w:iCs/>
      <w:color w:val="0F4761" w:themeColor="accent1" w:themeShade="BF"/>
    </w:rPr>
  </w:style>
  <w:style w:type="paragraph" w:styleId="IntenseQuote">
    <w:name w:val="Intense Quote"/>
    <w:basedOn w:val="Normal"/>
    <w:next w:val="Normal"/>
    <w:link w:val="IntenseQuoteChar"/>
    <w:uiPriority w:val="30"/>
    <w:qFormat/>
    <w:rsid w:val="00F65A0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65A0D"/>
    <w:rPr>
      <w:i/>
      <w:iCs/>
      <w:color w:val="0F4761" w:themeColor="accent1" w:themeShade="BF"/>
      <w:lang w:val="en-US" w:bidi="ar-EG"/>
    </w:rPr>
  </w:style>
  <w:style w:type="character" w:styleId="IntenseReference">
    <w:name w:val="Intense Reference"/>
    <w:basedOn w:val="DefaultParagraphFont"/>
    <w:uiPriority w:val="32"/>
    <w:qFormat/>
    <w:rsid w:val="00F65A0D"/>
    <w:rPr>
      <w:b/>
      <w:bCs/>
      <w:smallCaps/>
      <w:color w:val="0F4761" w:themeColor="accent1" w:themeShade="BF"/>
      <w:spacing w:val="5"/>
    </w:rPr>
  </w:style>
  <w:style w:type="paragraph" w:styleId="Header">
    <w:name w:val="header"/>
    <w:basedOn w:val="Normal"/>
    <w:link w:val="HeaderChar"/>
    <w:uiPriority w:val="99"/>
    <w:unhideWhenUsed/>
    <w:rsid w:val="00971FF2"/>
    <w:pPr>
      <w:tabs>
        <w:tab w:val="center" w:pos="4513"/>
        <w:tab w:val="right" w:pos="9026"/>
      </w:tabs>
      <w:spacing w:after="0"/>
    </w:pPr>
  </w:style>
  <w:style w:type="character" w:customStyle="1" w:styleId="HeaderChar">
    <w:name w:val="Header Char"/>
    <w:basedOn w:val="DefaultParagraphFont"/>
    <w:link w:val="Header"/>
    <w:uiPriority w:val="99"/>
    <w:rsid w:val="00971FF2"/>
    <w:rPr>
      <w:lang w:val="en-US" w:bidi="ar-EG"/>
    </w:rPr>
  </w:style>
  <w:style w:type="paragraph" w:styleId="Footer">
    <w:name w:val="footer"/>
    <w:basedOn w:val="Normal"/>
    <w:link w:val="FooterChar"/>
    <w:uiPriority w:val="99"/>
    <w:unhideWhenUsed/>
    <w:rsid w:val="00971FF2"/>
    <w:pPr>
      <w:tabs>
        <w:tab w:val="center" w:pos="4513"/>
        <w:tab w:val="right" w:pos="9026"/>
      </w:tabs>
      <w:spacing w:after="0"/>
    </w:pPr>
  </w:style>
  <w:style w:type="character" w:customStyle="1" w:styleId="FooterChar">
    <w:name w:val="Footer Char"/>
    <w:basedOn w:val="DefaultParagraphFont"/>
    <w:link w:val="Footer"/>
    <w:uiPriority w:val="99"/>
    <w:rsid w:val="00971FF2"/>
    <w:rPr>
      <w:lang w:val="en-US" w:bidi="ar-EG"/>
    </w:rPr>
  </w:style>
  <w:style w:type="character" w:styleId="Hyperlink">
    <w:name w:val="Hyperlink"/>
    <w:basedOn w:val="DefaultParagraphFont"/>
    <w:uiPriority w:val="99"/>
    <w:unhideWhenUsed/>
    <w:rsid w:val="00011E54"/>
    <w:rPr>
      <w:color w:val="467886" w:themeColor="hyperlink"/>
      <w:u w:val="single"/>
    </w:rPr>
  </w:style>
  <w:style w:type="character" w:styleId="UnresolvedMention">
    <w:name w:val="Unresolved Mention"/>
    <w:basedOn w:val="DefaultParagraphFont"/>
    <w:uiPriority w:val="99"/>
    <w:semiHidden/>
    <w:unhideWhenUsed/>
    <w:rsid w:val="00011E54"/>
    <w:rPr>
      <w:color w:val="605E5C"/>
      <w:shd w:val="clear" w:color="auto" w:fill="E1DFDD"/>
    </w:rPr>
  </w:style>
  <w:style w:type="character" w:styleId="FollowedHyperlink">
    <w:name w:val="FollowedHyperlink"/>
    <w:basedOn w:val="DefaultParagraphFont"/>
    <w:uiPriority w:val="99"/>
    <w:semiHidden/>
    <w:unhideWhenUsed/>
    <w:rsid w:val="00011E54"/>
    <w:rPr>
      <w:color w:val="96607D" w:themeColor="followedHyperlink"/>
      <w:u w:val="single"/>
    </w:rPr>
  </w:style>
  <w:style w:type="table" w:styleId="TableGrid">
    <w:name w:val="Table Grid"/>
    <w:basedOn w:val="TableNormal"/>
    <w:uiPriority w:val="39"/>
    <w:rsid w:val="003858C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Example">
    <w:name w:val="Example"/>
    <w:basedOn w:val="Normal"/>
    <w:qFormat/>
    <w:rsid w:val="009A377C"/>
    <w:pPr>
      <w:spacing w:after="0"/>
    </w:pPr>
  </w:style>
  <w:style w:type="paragraph" w:styleId="Caption">
    <w:name w:val="caption"/>
    <w:basedOn w:val="Normal"/>
    <w:next w:val="Normal"/>
    <w:uiPriority w:val="35"/>
    <w:unhideWhenUsed/>
    <w:qFormat/>
    <w:rsid w:val="00A86B6C"/>
    <w:rPr>
      <w:iCs/>
      <w:noProof/>
      <w:color w:val="000000" w:themeColor="text1"/>
      <w:sz w:val="20"/>
      <w:szCs w:val="16"/>
    </w:rPr>
  </w:style>
  <w:style w:type="paragraph" w:styleId="FootnoteText">
    <w:name w:val="footnote text"/>
    <w:basedOn w:val="Normal"/>
    <w:link w:val="FootnoteTextChar"/>
    <w:uiPriority w:val="99"/>
    <w:semiHidden/>
    <w:unhideWhenUsed/>
    <w:rsid w:val="00D44C8B"/>
    <w:pPr>
      <w:spacing w:after="0"/>
    </w:pPr>
    <w:rPr>
      <w:sz w:val="20"/>
      <w:szCs w:val="20"/>
    </w:rPr>
  </w:style>
  <w:style w:type="character" w:customStyle="1" w:styleId="FootnoteTextChar">
    <w:name w:val="Footnote Text Char"/>
    <w:basedOn w:val="DefaultParagraphFont"/>
    <w:link w:val="FootnoteText"/>
    <w:uiPriority w:val="99"/>
    <w:semiHidden/>
    <w:rsid w:val="00D44C8B"/>
    <w:rPr>
      <w:sz w:val="20"/>
      <w:szCs w:val="20"/>
      <w:lang w:val="en-HK" w:bidi="ar-EG"/>
    </w:rPr>
  </w:style>
  <w:style w:type="character" w:styleId="FootnoteReference">
    <w:name w:val="footnote reference"/>
    <w:basedOn w:val="DefaultParagraphFont"/>
    <w:uiPriority w:val="99"/>
    <w:semiHidden/>
    <w:unhideWhenUsed/>
    <w:rsid w:val="00D44C8B"/>
    <w:rPr>
      <w:vertAlign w:val="superscript"/>
    </w:rPr>
  </w:style>
  <w:style w:type="paragraph" w:styleId="NormalWeb">
    <w:name w:val="Normal (Web)"/>
    <w:basedOn w:val="Normal"/>
    <w:uiPriority w:val="99"/>
    <w:semiHidden/>
    <w:unhideWhenUsed/>
    <w:rsid w:val="00287D3B"/>
    <w:rPr>
      <w:rFonts w:cs="Times New Roman"/>
    </w:rPr>
  </w:style>
  <w:style w:type="paragraph" w:styleId="Revision">
    <w:name w:val="Revision"/>
    <w:hidden/>
    <w:uiPriority w:val="99"/>
    <w:semiHidden/>
    <w:rsid w:val="00E526CA"/>
    <w:pPr>
      <w:spacing w:after="0" w:line="240" w:lineRule="auto"/>
    </w:pPr>
    <w:rPr>
      <w:lang w:val="en-HK" w:bidi="ar-EG"/>
    </w:rPr>
  </w:style>
  <w:style w:type="character" w:styleId="CommentReference">
    <w:name w:val="annotation reference"/>
    <w:basedOn w:val="DefaultParagraphFont"/>
    <w:uiPriority w:val="99"/>
    <w:semiHidden/>
    <w:unhideWhenUsed/>
    <w:rsid w:val="00640B65"/>
    <w:rPr>
      <w:sz w:val="16"/>
      <w:szCs w:val="16"/>
    </w:rPr>
  </w:style>
  <w:style w:type="paragraph" w:styleId="CommentText">
    <w:name w:val="annotation text"/>
    <w:basedOn w:val="Normal"/>
    <w:link w:val="CommentTextChar"/>
    <w:uiPriority w:val="99"/>
    <w:unhideWhenUsed/>
    <w:rsid w:val="00640B65"/>
    <w:rPr>
      <w:sz w:val="20"/>
      <w:szCs w:val="20"/>
    </w:rPr>
  </w:style>
  <w:style w:type="character" w:customStyle="1" w:styleId="CommentTextChar">
    <w:name w:val="Comment Text Char"/>
    <w:basedOn w:val="DefaultParagraphFont"/>
    <w:link w:val="CommentText"/>
    <w:uiPriority w:val="99"/>
    <w:rsid w:val="00640B65"/>
    <w:rPr>
      <w:sz w:val="20"/>
      <w:szCs w:val="20"/>
      <w:lang w:val="en-HK" w:bidi="ar-EG"/>
    </w:rPr>
  </w:style>
  <w:style w:type="paragraph" w:styleId="CommentSubject">
    <w:name w:val="annotation subject"/>
    <w:basedOn w:val="CommentText"/>
    <w:next w:val="CommentText"/>
    <w:link w:val="CommentSubjectChar"/>
    <w:uiPriority w:val="99"/>
    <w:semiHidden/>
    <w:unhideWhenUsed/>
    <w:rsid w:val="00640B65"/>
    <w:rPr>
      <w:b/>
      <w:bCs/>
    </w:rPr>
  </w:style>
  <w:style w:type="character" w:customStyle="1" w:styleId="CommentSubjectChar">
    <w:name w:val="Comment Subject Char"/>
    <w:basedOn w:val="CommentTextChar"/>
    <w:link w:val="CommentSubject"/>
    <w:uiPriority w:val="99"/>
    <w:semiHidden/>
    <w:rsid w:val="00640B65"/>
    <w:rPr>
      <w:b/>
      <w:bCs/>
      <w:sz w:val="20"/>
      <w:szCs w:val="20"/>
      <w:lang w:val="en-HK" w:bidi="ar-EG"/>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comments.xml.rels><?xml version="1.0" encoding="UTF-8" standalone="yes"?>
<Relationships xmlns="http://schemas.openxmlformats.org/package/2006/relationships"><Relationship Id="rId1" Type="http://schemas.openxmlformats.org/officeDocument/2006/relationships/hyperlink" Target="https://akjournals.com/view/journals/064/55/3-4/article-p347.xml" TargetMode="External"/></Relationships>
</file>

<file path=word/_rels/document.xml.rels><?xml version="1.0" encoding="UTF-8" standalone="yes"?>
<Relationships xmlns="http://schemas.openxmlformats.org/package/2006/relationships"><Relationship Id="rId8" Type="http://schemas.openxmlformats.org/officeDocument/2006/relationships/comments" Target="comments.xml"/><Relationship Id="rId13" Type="http://schemas.openxmlformats.org/officeDocument/2006/relationships/hyperlink" Target="mailto:yyhsu@polyu.edu.hk*" TargetMode="External"/><Relationship Id="rId18" Type="http://schemas.openxmlformats.org/officeDocument/2006/relationships/hyperlink" Target="https://doi.org/10.3765/salt.v19i0.2524" TargetMode="External"/><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hyperlink" Target="mailto:gabor.parti@connect.polyu.hk" TargetMode="External"/><Relationship Id="rId17" Type="http://schemas.openxmlformats.org/officeDocument/2006/relationships/hyperlink" Target="https://doi.org/10.1007/978-3-642-39931-2" TargetMode="External"/><Relationship Id="rId2" Type="http://schemas.openxmlformats.org/officeDocument/2006/relationships/numbering" Target="numbering.xml"/><Relationship Id="rId16" Type="http://schemas.openxmlformats.org/officeDocument/2006/relationships/image" Target="media/image3.png"/><Relationship Id="rId20" Type="http://schemas.microsoft.com/office/2011/relationships/people" Target="people.xml"/><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18/08/relationships/commentsExtensible" Target="commentsExtensible.xml"/><Relationship Id="rId5" Type="http://schemas.openxmlformats.org/officeDocument/2006/relationships/webSettings" Target="webSettings.xml"/><Relationship Id="rId15" Type="http://schemas.openxmlformats.org/officeDocument/2006/relationships/image" Target="media/image2.png"/><Relationship Id="rId10" Type="http://schemas.microsoft.com/office/2016/09/relationships/commentsIds" Target="commentsIds.xml"/><Relationship Id="rId19" Type="http://schemas.openxmlformats.org/officeDocument/2006/relationships/fontTable" Target="fontTable.xml"/><Relationship Id="rId4" Type="http://schemas.openxmlformats.org/officeDocument/2006/relationships/settings" Target="settings.xml"/><Relationship Id="rId9" Type="http://schemas.microsoft.com/office/2011/relationships/commentsExtended" Target="commentsExtended.xml"/><Relationship Id="rId14"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C04234E-5262-4E75-A3A5-64C4ADF960F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392</TotalTime>
  <Pages>3</Pages>
  <Words>1333</Words>
  <Characters>9199</Characters>
  <Application>Microsoft Office Word</Application>
  <DocSecurity>0</DocSecurity>
  <Lines>76</Lines>
  <Paragraphs>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10511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Gábor Parti</dc:creator>
  <cp:keywords/>
  <dc:description/>
  <cp:lastModifiedBy>Gábor P.</cp:lastModifiedBy>
  <cp:revision>63</cp:revision>
  <cp:lastPrinted>2025-12-11T16:22:00Z</cp:lastPrinted>
  <dcterms:created xsi:type="dcterms:W3CDTF">2025-12-11T16:22:00Z</dcterms:created>
  <dcterms:modified xsi:type="dcterms:W3CDTF">2026-03-08T06:44:00Z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zotero-version="7.0.30"&gt;&lt;session id="ML4WJUsn"/&gt;&lt;style id="http://www.zotero.org/styles/apa" locale="en-US" hasBibliography="1" bibliographyStyleHasBeenSet="0"/&gt;&lt;prefs&gt;&lt;pref name="fieldType" value="Field"/&gt;&lt;/prefs&gt;&lt;/data&gt;</vt:lpwstr>
  </property>
</Properties>
</file>