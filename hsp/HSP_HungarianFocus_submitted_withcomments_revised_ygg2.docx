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81F58" w14:textId="77AD39E0" w:rsidR="00C869C7" w:rsidRPr="00930F5B" w:rsidRDefault="006116D7" w:rsidP="006116D7">
      <w:pPr>
        <w:spacing w:after="0"/>
        <w:jc w:val="center"/>
        <w:rPr>
          <w:b/>
          <w:bCs/>
          <w:sz w:val="22"/>
          <w:szCs w:val="22"/>
        </w:rPr>
      </w:pPr>
      <w:r w:rsidRPr="00930F5B">
        <w:rPr>
          <w:b/>
          <w:bCs/>
          <w:sz w:val="22"/>
          <w:szCs w:val="22"/>
        </w:rPr>
        <w:t xml:space="preserve">A Visual-World Study of </w:t>
      </w:r>
      <w:r w:rsidR="009761BB" w:rsidRPr="00930F5B">
        <w:rPr>
          <w:b/>
          <w:bCs/>
          <w:sz w:val="22"/>
          <w:szCs w:val="22"/>
        </w:rPr>
        <w:t xml:space="preserve">Processing </w:t>
      </w:r>
      <w:r w:rsidR="000D1842" w:rsidRPr="00930F5B">
        <w:rPr>
          <w:b/>
          <w:bCs/>
          <w:sz w:val="22"/>
          <w:szCs w:val="22"/>
        </w:rPr>
        <w:t xml:space="preserve">Hungarian </w:t>
      </w:r>
      <w:r w:rsidR="00F2370D" w:rsidRPr="00930F5B">
        <w:rPr>
          <w:b/>
          <w:bCs/>
          <w:sz w:val="22"/>
          <w:szCs w:val="22"/>
        </w:rPr>
        <w:t xml:space="preserve">Pre-Verbal </w:t>
      </w:r>
      <w:commentRangeStart w:id="0"/>
      <w:commentRangeStart w:id="1"/>
      <w:commentRangeStart w:id="2"/>
      <w:commentRangeStart w:id="3"/>
      <w:r w:rsidR="000D1842" w:rsidRPr="00930F5B">
        <w:rPr>
          <w:b/>
          <w:bCs/>
          <w:sz w:val="22"/>
          <w:szCs w:val="22"/>
        </w:rPr>
        <w:t>Fo</w:t>
      </w:r>
      <w:r w:rsidR="00003714" w:rsidRPr="00930F5B">
        <w:rPr>
          <w:b/>
          <w:bCs/>
          <w:sz w:val="22"/>
          <w:szCs w:val="22"/>
        </w:rPr>
        <w:t>cus</w:t>
      </w:r>
      <w:r w:rsidR="00784EFA" w:rsidRPr="00930F5B">
        <w:rPr>
          <w:b/>
          <w:bCs/>
          <w:sz w:val="22"/>
          <w:szCs w:val="22"/>
        </w:rPr>
        <w:t xml:space="preserve"> </w:t>
      </w:r>
      <w:commentRangeEnd w:id="0"/>
      <w:r w:rsidR="00640B65" w:rsidRPr="00930F5B">
        <w:rPr>
          <w:rStyle w:val="CommentReference"/>
          <w:b/>
          <w:bCs/>
          <w:sz w:val="22"/>
          <w:szCs w:val="22"/>
        </w:rPr>
        <w:commentReference w:id="0"/>
      </w:r>
      <w:commentRangeEnd w:id="1"/>
      <w:r w:rsidR="00794D3F" w:rsidRPr="00930F5B">
        <w:rPr>
          <w:rStyle w:val="CommentReference"/>
          <w:b/>
          <w:bCs/>
          <w:sz w:val="22"/>
          <w:szCs w:val="22"/>
        </w:rPr>
        <w:commentReference w:id="1"/>
      </w:r>
      <w:commentRangeEnd w:id="2"/>
      <w:r w:rsidR="00EE19F4" w:rsidRPr="00930F5B">
        <w:rPr>
          <w:rStyle w:val="CommentReference"/>
          <w:b/>
          <w:bCs/>
          <w:sz w:val="22"/>
          <w:szCs w:val="22"/>
        </w:rPr>
        <w:commentReference w:id="2"/>
      </w:r>
      <w:commentRangeEnd w:id="3"/>
      <w:r w:rsidR="00E43A9E" w:rsidRPr="00930F5B">
        <w:rPr>
          <w:rStyle w:val="CommentReference"/>
          <w:b/>
          <w:bCs/>
          <w:sz w:val="22"/>
          <w:szCs w:val="22"/>
        </w:rPr>
        <w:commentReference w:id="3"/>
      </w:r>
      <w:r w:rsidR="00003714" w:rsidRPr="00930F5B">
        <w:rPr>
          <w:b/>
          <w:bCs/>
          <w:sz w:val="22"/>
          <w:szCs w:val="22"/>
        </w:rPr>
        <w:t>Construction</w:t>
      </w:r>
      <w:commentRangeStart w:id="4"/>
      <w:commentRangeStart w:id="5"/>
      <w:r w:rsidR="00003714" w:rsidRPr="00930F5B">
        <w:rPr>
          <w:b/>
          <w:bCs/>
          <w:sz w:val="22"/>
          <w:szCs w:val="22"/>
        </w:rPr>
        <w:t>s</w:t>
      </w:r>
      <w:commentRangeEnd w:id="4"/>
      <w:r w:rsidR="00640B65" w:rsidRPr="00930F5B">
        <w:rPr>
          <w:rStyle w:val="CommentReference"/>
          <w:b/>
          <w:bCs/>
          <w:sz w:val="22"/>
          <w:szCs w:val="22"/>
        </w:rPr>
        <w:commentReference w:id="4"/>
      </w:r>
      <w:commentRangeEnd w:id="5"/>
      <w:r w:rsidR="00B45F7D" w:rsidRPr="00930F5B">
        <w:rPr>
          <w:rStyle w:val="CommentReference"/>
          <w:b/>
          <w:bCs/>
          <w:sz w:val="22"/>
          <w:szCs w:val="22"/>
        </w:rPr>
        <w:commentReference w:id="5"/>
      </w:r>
      <w:r w:rsidR="00C86415" w:rsidRPr="00930F5B">
        <w:rPr>
          <w:b/>
          <w:bCs/>
          <w:sz w:val="22"/>
          <w:szCs w:val="22"/>
        </w:rPr>
        <w:t xml:space="preserve"> </w:t>
      </w:r>
    </w:p>
    <w:p w14:paraId="36AB37FE" w14:textId="1894D75B" w:rsidR="00955581" w:rsidRPr="00930F5B" w:rsidRDefault="00955581" w:rsidP="006116D7">
      <w:pPr>
        <w:spacing w:after="0"/>
        <w:jc w:val="center"/>
        <w:rPr>
          <w:rFonts w:cs="Times New Roman"/>
          <w:color w:val="031D39"/>
          <w:sz w:val="22"/>
          <w:szCs w:val="22"/>
          <w:shd w:val="clear" w:color="auto" w:fill="FFFFFF"/>
        </w:rPr>
      </w:pPr>
      <w:r w:rsidRPr="00930F5B">
        <w:rPr>
          <w:rFonts w:cs="Times New Roman"/>
          <w:color w:val="031D39"/>
          <w:sz w:val="22"/>
          <w:szCs w:val="22"/>
          <w:shd w:val="clear" w:color="auto" w:fill="FFFFFF"/>
        </w:rPr>
        <w:t>Gábor Parti and Yu-Yin Hsu*</w:t>
      </w:r>
    </w:p>
    <w:p w14:paraId="01411811" w14:textId="10DA2B9E" w:rsidR="00955581" w:rsidRPr="00930F5B" w:rsidRDefault="00955581" w:rsidP="006116D7">
      <w:pPr>
        <w:spacing w:after="0"/>
        <w:jc w:val="center"/>
        <w:rPr>
          <w:rFonts w:cs="Times New Roman"/>
          <w:color w:val="031D39"/>
          <w:sz w:val="22"/>
          <w:szCs w:val="22"/>
          <w:shd w:val="clear" w:color="auto" w:fill="FFFFFF"/>
        </w:rPr>
      </w:pPr>
      <w:hyperlink r:id="rId12" w:history="1">
        <w:r w:rsidRPr="00930F5B">
          <w:rPr>
            <w:rStyle w:val="Hyperlink"/>
            <w:rFonts w:cs="Times New Roman"/>
            <w:sz w:val="22"/>
            <w:szCs w:val="22"/>
            <w:shd w:val="clear" w:color="auto" w:fill="FFFFFF"/>
          </w:rPr>
          <w:t>gabor.parti@connect.polyu.hk</w:t>
        </w:r>
      </w:hyperlink>
      <w:r w:rsidRPr="00930F5B">
        <w:rPr>
          <w:rFonts w:cs="Times New Roman"/>
          <w:color w:val="031D39"/>
          <w:sz w:val="22"/>
          <w:szCs w:val="22"/>
          <w:shd w:val="clear" w:color="auto" w:fill="FFFFFF"/>
        </w:rPr>
        <w:t xml:space="preserve">, </w:t>
      </w:r>
      <w:hyperlink r:id="rId13" w:history="1">
        <w:r w:rsidRPr="00930F5B">
          <w:rPr>
            <w:rStyle w:val="Hyperlink"/>
            <w:rFonts w:cs="Times New Roman"/>
            <w:sz w:val="22"/>
            <w:szCs w:val="22"/>
            <w:shd w:val="clear" w:color="auto" w:fill="FFFFFF"/>
          </w:rPr>
          <w:t>yyhsu@polyu.edu.hk</w:t>
        </w:r>
        <w:r w:rsidRPr="00930F5B">
          <w:rPr>
            <w:rStyle w:val="Hyperlink"/>
            <w:rFonts w:cs="Times New Roman"/>
            <w:sz w:val="22"/>
            <w:szCs w:val="22"/>
            <w:u w:val="none"/>
            <w:shd w:val="clear" w:color="auto" w:fill="FFFFFF"/>
          </w:rPr>
          <w:t>*</w:t>
        </w:r>
      </w:hyperlink>
    </w:p>
    <w:p w14:paraId="4A71F586" w14:textId="6C6D61C8" w:rsidR="00955581" w:rsidRPr="00930F5B" w:rsidRDefault="00955581" w:rsidP="006116D7">
      <w:pPr>
        <w:spacing w:after="0"/>
        <w:jc w:val="center"/>
        <w:rPr>
          <w:rFonts w:cs="Times New Roman"/>
          <w:b/>
          <w:bCs/>
          <w:i/>
          <w:iCs/>
          <w:sz w:val="22"/>
          <w:szCs w:val="22"/>
        </w:rPr>
      </w:pPr>
      <w:r w:rsidRPr="00930F5B">
        <w:rPr>
          <w:rFonts w:cs="Times New Roman"/>
          <w:i/>
          <w:iCs/>
          <w:color w:val="031D39"/>
          <w:sz w:val="22"/>
          <w:szCs w:val="22"/>
          <w:shd w:val="clear" w:color="auto" w:fill="FFFFFF"/>
        </w:rPr>
        <w:t xml:space="preserve">The Hong Kong Polytechnic University </w:t>
      </w:r>
    </w:p>
    <w:p w14:paraId="46CBA972" w14:textId="51BB2635" w:rsidR="009A377C" w:rsidRPr="00930F5B" w:rsidRDefault="00E526CA" w:rsidP="00206712">
      <w:pPr>
        <w:spacing w:after="0"/>
        <w:rPr>
          <w:sz w:val="22"/>
          <w:szCs w:val="22"/>
        </w:rPr>
      </w:pPr>
      <w:r w:rsidRPr="00930F5B">
        <w:rPr>
          <w:sz w:val="22"/>
          <w:szCs w:val="22"/>
        </w:rPr>
        <w:t xml:space="preserve">How languages </w:t>
      </w:r>
      <w:r w:rsidR="0012014E" w:rsidRPr="00930F5B">
        <w:rPr>
          <w:sz w:val="22"/>
          <w:szCs w:val="22"/>
        </w:rPr>
        <w:t>express</w:t>
      </w:r>
      <w:r w:rsidRPr="00930F5B">
        <w:rPr>
          <w:sz w:val="22"/>
          <w:szCs w:val="22"/>
        </w:rPr>
        <w:t xml:space="preserve"> </w:t>
      </w:r>
      <w:r w:rsidR="0012014E" w:rsidRPr="00930F5B">
        <w:rPr>
          <w:sz w:val="22"/>
          <w:szCs w:val="22"/>
        </w:rPr>
        <w:t>contrast</w:t>
      </w:r>
      <w:r w:rsidRPr="00930F5B">
        <w:rPr>
          <w:sz w:val="22"/>
          <w:szCs w:val="22"/>
        </w:rPr>
        <w:t xml:space="preserve"> and exhaustivity has </w:t>
      </w:r>
      <w:r w:rsidR="0012014E" w:rsidRPr="00930F5B">
        <w:rPr>
          <w:sz w:val="22"/>
          <w:szCs w:val="22"/>
        </w:rPr>
        <w:t>major</w:t>
      </w:r>
      <w:r w:rsidRPr="00930F5B">
        <w:rPr>
          <w:sz w:val="22"/>
          <w:szCs w:val="22"/>
        </w:rPr>
        <w:t xml:space="preserve"> implications for </w:t>
      </w:r>
      <w:r w:rsidR="0012014E" w:rsidRPr="00930F5B">
        <w:rPr>
          <w:sz w:val="22"/>
          <w:szCs w:val="22"/>
        </w:rPr>
        <w:t>how we</w:t>
      </w:r>
      <w:r w:rsidRPr="00930F5B">
        <w:rPr>
          <w:sz w:val="22"/>
          <w:szCs w:val="22"/>
        </w:rPr>
        <w:t xml:space="preserve"> understand</w:t>
      </w:r>
      <w:r w:rsidR="0012014E" w:rsidRPr="00930F5B">
        <w:rPr>
          <w:sz w:val="22"/>
          <w:szCs w:val="22"/>
        </w:rPr>
        <w:t xml:space="preserve"> </w:t>
      </w:r>
      <w:r w:rsidRPr="00930F5B">
        <w:rPr>
          <w:sz w:val="22"/>
          <w:szCs w:val="22"/>
        </w:rPr>
        <w:t xml:space="preserve">the syntax-semantics interface. </w:t>
      </w:r>
      <w:r w:rsidR="00790825" w:rsidRPr="00930F5B">
        <w:rPr>
          <w:sz w:val="22"/>
          <w:szCs w:val="22"/>
        </w:rPr>
        <w:t xml:space="preserve">This study </w:t>
      </w:r>
      <w:r w:rsidR="00F65A1A" w:rsidRPr="00930F5B">
        <w:rPr>
          <w:sz w:val="22"/>
          <w:szCs w:val="22"/>
        </w:rPr>
        <w:t xml:space="preserve">revisits </w:t>
      </w:r>
      <w:r w:rsidR="005C4947" w:rsidRPr="00930F5B">
        <w:rPr>
          <w:sz w:val="22"/>
          <w:szCs w:val="22"/>
        </w:rPr>
        <w:t>the</w:t>
      </w:r>
      <w:r w:rsidR="005303C5" w:rsidRPr="00930F5B">
        <w:rPr>
          <w:sz w:val="22"/>
          <w:szCs w:val="22"/>
        </w:rPr>
        <w:t xml:space="preserve"> debate </w:t>
      </w:r>
      <w:r w:rsidR="00206712" w:rsidRPr="00930F5B">
        <w:rPr>
          <w:sz w:val="22"/>
          <w:szCs w:val="22"/>
        </w:rPr>
        <w:t>on</w:t>
      </w:r>
      <w:r w:rsidR="005303C5" w:rsidRPr="00930F5B">
        <w:rPr>
          <w:sz w:val="22"/>
          <w:szCs w:val="22"/>
        </w:rPr>
        <w:t xml:space="preserve"> the</w:t>
      </w:r>
      <w:r w:rsidR="005C4947" w:rsidRPr="00930F5B">
        <w:rPr>
          <w:sz w:val="22"/>
          <w:szCs w:val="22"/>
        </w:rPr>
        <w:t xml:space="preserve"> interpretation of </w:t>
      </w:r>
      <w:r w:rsidR="00F65A1A" w:rsidRPr="00930F5B">
        <w:rPr>
          <w:sz w:val="22"/>
          <w:szCs w:val="22"/>
        </w:rPr>
        <w:t>Hungarian focus</w:t>
      </w:r>
      <w:r w:rsidR="00181149" w:rsidRPr="00930F5B">
        <w:rPr>
          <w:sz w:val="22"/>
          <w:szCs w:val="22"/>
        </w:rPr>
        <w:t xml:space="preserve"> </w:t>
      </w:r>
      <w:r w:rsidR="00F65A1A" w:rsidRPr="00930F5B">
        <w:rPr>
          <w:sz w:val="22"/>
          <w:szCs w:val="22"/>
        </w:rPr>
        <w:t>constructions</w:t>
      </w:r>
      <w:r w:rsidR="005303C5" w:rsidRPr="00930F5B">
        <w:rPr>
          <w:sz w:val="22"/>
          <w:szCs w:val="22"/>
        </w:rPr>
        <w:t xml:space="preserve"> </w:t>
      </w:r>
      <w:r w:rsidR="00206712" w:rsidRPr="00930F5B">
        <w:rPr>
          <w:sz w:val="22"/>
          <w:szCs w:val="22"/>
        </w:rPr>
        <w:t>using</w:t>
      </w:r>
      <w:r w:rsidR="005303C5" w:rsidRPr="00930F5B">
        <w:rPr>
          <w:sz w:val="22"/>
          <w:szCs w:val="22"/>
        </w:rPr>
        <w:t xml:space="preserve"> </w:t>
      </w:r>
      <w:r w:rsidR="00206712" w:rsidRPr="00930F5B">
        <w:rPr>
          <w:sz w:val="22"/>
          <w:szCs w:val="22"/>
        </w:rPr>
        <w:t>eye</w:t>
      </w:r>
      <w:r w:rsidR="00794D3F" w:rsidRPr="00930F5B">
        <w:rPr>
          <w:sz w:val="22"/>
          <w:szCs w:val="22"/>
        </w:rPr>
        <w:t xml:space="preserve"> </w:t>
      </w:r>
      <w:r w:rsidR="00206712" w:rsidRPr="00930F5B">
        <w:rPr>
          <w:sz w:val="22"/>
          <w:szCs w:val="22"/>
        </w:rPr>
        <w:t xml:space="preserve">tracking with </w:t>
      </w:r>
      <w:r w:rsidR="005303C5" w:rsidRPr="00930F5B">
        <w:rPr>
          <w:sz w:val="22"/>
          <w:szCs w:val="22"/>
        </w:rPr>
        <w:t>the</w:t>
      </w:r>
      <w:r w:rsidR="007D368E" w:rsidRPr="00930F5B">
        <w:rPr>
          <w:sz w:val="22"/>
          <w:szCs w:val="22"/>
        </w:rPr>
        <w:t xml:space="preserve"> visual-world paradigm</w:t>
      </w:r>
      <w:r w:rsidR="00F7020E" w:rsidRPr="00930F5B">
        <w:rPr>
          <w:sz w:val="22"/>
          <w:szCs w:val="22"/>
        </w:rPr>
        <w:t>.</w:t>
      </w:r>
      <w:r w:rsidR="009F1067" w:rsidRPr="00930F5B">
        <w:rPr>
          <w:sz w:val="22"/>
          <w:szCs w:val="22"/>
        </w:rPr>
        <w:t xml:space="preserve"> </w:t>
      </w:r>
      <w:r w:rsidRPr="00930F5B">
        <w:rPr>
          <w:sz w:val="22"/>
          <w:szCs w:val="22"/>
        </w:rPr>
        <w:t>Specifically, we</w:t>
      </w:r>
      <w:r w:rsidR="00521536" w:rsidRPr="00930F5B">
        <w:rPr>
          <w:sz w:val="22"/>
          <w:szCs w:val="22"/>
        </w:rPr>
        <w:t xml:space="preserve"> examine</w:t>
      </w:r>
      <w:r w:rsidR="003D42C1" w:rsidRPr="00930F5B">
        <w:rPr>
          <w:sz w:val="22"/>
          <w:szCs w:val="22"/>
        </w:rPr>
        <w:t xml:space="preserve"> </w:t>
      </w:r>
      <w:r w:rsidR="000E40AE" w:rsidRPr="00930F5B">
        <w:rPr>
          <w:sz w:val="22"/>
          <w:szCs w:val="22"/>
        </w:rPr>
        <w:t xml:space="preserve">two theoretical inquiries: </w:t>
      </w:r>
      <w:r w:rsidR="00206712" w:rsidRPr="00930F5B">
        <w:rPr>
          <w:sz w:val="22"/>
          <w:szCs w:val="22"/>
        </w:rPr>
        <w:t>how strongly</w:t>
      </w:r>
      <w:r w:rsidRPr="00930F5B">
        <w:rPr>
          <w:sz w:val="22"/>
          <w:szCs w:val="22"/>
        </w:rPr>
        <w:t xml:space="preserve"> </w:t>
      </w:r>
      <w:r w:rsidR="006E5057" w:rsidRPr="00930F5B">
        <w:rPr>
          <w:sz w:val="22"/>
          <w:szCs w:val="22"/>
        </w:rPr>
        <w:t>Hungarian</w:t>
      </w:r>
      <w:r w:rsidRPr="00930F5B">
        <w:rPr>
          <w:sz w:val="22"/>
          <w:szCs w:val="22"/>
        </w:rPr>
        <w:t xml:space="preserve"> native speakers interpret phrases in the</w:t>
      </w:r>
      <w:r w:rsidR="006E5057" w:rsidRPr="00930F5B">
        <w:rPr>
          <w:sz w:val="22"/>
          <w:szCs w:val="22"/>
        </w:rPr>
        <w:t xml:space="preserve"> pre-verbal focus</w:t>
      </w:r>
      <w:r w:rsidRPr="00930F5B">
        <w:rPr>
          <w:sz w:val="22"/>
          <w:szCs w:val="22"/>
        </w:rPr>
        <w:t xml:space="preserve"> domain </w:t>
      </w:r>
      <w:r w:rsidRPr="00930F5B">
        <w:rPr>
          <w:i/>
          <w:iCs/>
          <w:sz w:val="22"/>
          <w:szCs w:val="22"/>
        </w:rPr>
        <w:t>exhaustively</w:t>
      </w:r>
      <w:r w:rsidR="006E5057" w:rsidRPr="00930F5B">
        <w:rPr>
          <w:sz w:val="22"/>
          <w:szCs w:val="22"/>
        </w:rPr>
        <w:t xml:space="preserve">, </w:t>
      </w:r>
      <w:r w:rsidR="003D42C1" w:rsidRPr="00930F5B">
        <w:rPr>
          <w:sz w:val="22"/>
          <w:szCs w:val="22"/>
        </w:rPr>
        <w:t xml:space="preserve">and </w:t>
      </w:r>
      <w:r w:rsidRPr="00930F5B">
        <w:rPr>
          <w:sz w:val="22"/>
          <w:szCs w:val="22"/>
        </w:rPr>
        <w:t>whether</w:t>
      </w:r>
      <w:r w:rsidR="00B00ED8" w:rsidRPr="00930F5B">
        <w:rPr>
          <w:sz w:val="22"/>
          <w:szCs w:val="22"/>
        </w:rPr>
        <w:t xml:space="preserve"> </w:t>
      </w:r>
      <w:r w:rsidRPr="00930F5B">
        <w:rPr>
          <w:i/>
          <w:iCs/>
          <w:sz w:val="22"/>
          <w:szCs w:val="22"/>
        </w:rPr>
        <w:t xml:space="preserve">contrastive </w:t>
      </w:r>
      <w:r w:rsidR="00206712" w:rsidRPr="00930F5B">
        <w:rPr>
          <w:i/>
          <w:iCs/>
          <w:sz w:val="22"/>
          <w:szCs w:val="22"/>
        </w:rPr>
        <w:t>but</w:t>
      </w:r>
      <w:r w:rsidRPr="00930F5B">
        <w:rPr>
          <w:i/>
          <w:iCs/>
          <w:sz w:val="22"/>
          <w:szCs w:val="22"/>
        </w:rPr>
        <w:t xml:space="preserve"> </w:t>
      </w:r>
      <w:r w:rsidR="005B7B74" w:rsidRPr="00930F5B">
        <w:rPr>
          <w:i/>
          <w:iCs/>
          <w:sz w:val="22"/>
          <w:szCs w:val="22"/>
        </w:rPr>
        <w:t>non-exhaustive</w:t>
      </w:r>
      <w:r w:rsidR="005B7B74" w:rsidRPr="00930F5B">
        <w:rPr>
          <w:sz w:val="22"/>
          <w:szCs w:val="22"/>
        </w:rPr>
        <w:t xml:space="preserve"> </w:t>
      </w:r>
      <w:r w:rsidR="00B00ED8" w:rsidRPr="00930F5B">
        <w:rPr>
          <w:sz w:val="22"/>
          <w:szCs w:val="22"/>
        </w:rPr>
        <w:t>reading</w:t>
      </w:r>
      <w:r w:rsidR="007E5011" w:rsidRPr="00930F5B">
        <w:rPr>
          <w:sz w:val="22"/>
          <w:szCs w:val="22"/>
        </w:rPr>
        <w:t xml:space="preserve">s </w:t>
      </w:r>
      <w:r w:rsidR="00BD52DA" w:rsidRPr="00930F5B">
        <w:rPr>
          <w:sz w:val="22"/>
          <w:szCs w:val="22"/>
        </w:rPr>
        <w:t>exist</w:t>
      </w:r>
      <w:r w:rsidR="000E40AE" w:rsidRPr="00930F5B">
        <w:rPr>
          <w:sz w:val="22"/>
          <w:szCs w:val="22"/>
        </w:rPr>
        <w:t>,</w:t>
      </w:r>
      <w:r w:rsidR="003D42C1" w:rsidRPr="00930F5B">
        <w:rPr>
          <w:sz w:val="22"/>
          <w:szCs w:val="22"/>
        </w:rPr>
        <w:t xml:space="preserve"> </w:t>
      </w:r>
      <w:r w:rsidR="00F928A1" w:rsidRPr="00930F5B">
        <w:rPr>
          <w:sz w:val="22"/>
          <w:szCs w:val="22"/>
        </w:rPr>
        <w:t>as well as</w:t>
      </w:r>
      <w:r w:rsidR="003D42C1" w:rsidRPr="00930F5B">
        <w:rPr>
          <w:sz w:val="22"/>
          <w:szCs w:val="22"/>
        </w:rPr>
        <w:t xml:space="preserve"> </w:t>
      </w:r>
      <w:r w:rsidR="00F901B8" w:rsidRPr="00930F5B">
        <w:rPr>
          <w:sz w:val="22"/>
          <w:szCs w:val="22"/>
        </w:rPr>
        <w:t xml:space="preserve">from a </w:t>
      </w:r>
      <w:r w:rsidR="003D42C1" w:rsidRPr="00930F5B">
        <w:rPr>
          <w:sz w:val="22"/>
          <w:szCs w:val="22"/>
        </w:rPr>
        <w:t>cognitive</w:t>
      </w:r>
      <w:r w:rsidR="00B00ED8" w:rsidRPr="00930F5B">
        <w:rPr>
          <w:sz w:val="22"/>
          <w:szCs w:val="22"/>
        </w:rPr>
        <w:t xml:space="preserve"> </w:t>
      </w:r>
      <w:r w:rsidR="00F901B8" w:rsidRPr="00930F5B">
        <w:rPr>
          <w:sz w:val="22"/>
          <w:szCs w:val="22"/>
        </w:rPr>
        <w:t xml:space="preserve">perspective, </w:t>
      </w:r>
      <w:r w:rsidR="003D0A18" w:rsidRPr="00930F5B">
        <w:rPr>
          <w:sz w:val="22"/>
          <w:szCs w:val="22"/>
        </w:rPr>
        <w:t>whether different</w:t>
      </w:r>
      <w:r w:rsidR="00EB1FDE" w:rsidRPr="00930F5B">
        <w:rPr>
          <w:sz w:val="22"/>
          <w:szCs w:val="22"/>
        </w:rPr>
        <w:t xml:space="preserve"> </w:t>
      </w:r>
      <w:r w:rsidR="00A84DBA" w:rsidRPr="00930F5B">
        <w:rPr>
          <w:sz w:val="22"/>
          <w:szCs w:val="22"/>
        </w:rPr>
        <w:t xml:space="preserve">focus </w:t>
      </w:r>
      <w:r w:rsidR="00356FBA" w:rsidRPr="00930F5B">
        <w:rPr>
          <w:sz w:val="22"/>
          <w:szCs w:val="22"/>
        </w:rPr>
        <w:t xml:space="preserve">types </w:t>
      </w:r>
      <w:r w:rsidR="00DA6C0C" w:rsidRPr="00930F5B">
        <w:rPr>
          <w:sz w:val="22"/>
          <w:szCs w:val="22"/>
        </w:rPr>
        <w:t xml:space="preserve">require different </w:t>
      </w:r>
      <w:r w:rsidR="00A84DBA" w:rsidRPr="00930F5B">
        <w:rPr>
          <w:sz w:val="22"/>
          <w:szCs w:val="22"/>
        </w:rPr>
        <w:t xml:space="preserve">processing </w:t>
      </w:r>
      <w:r w:rsidR="00DA6C0C" w:rsidRPr="00930F5B">
        <w:rPr>
          <w:sz w:val="22"/>
          <w:szCs w:val="22"/>
        </w:rPr>
        <w:t xml:space="preserve">efforts </w:t>
      </w:r>
      <w:r w:rsidR="00A84DBA" w:rsidRPr="00930F5B">
        <w:rPr>
          <w:sz w:val="22"/>
          <w:szCs w:val="22"/>
        </w:rPr>
        <w:t>during language comprehension</w:t>
      </w:r>
      <w:r w:rsidR="00EB1FDE" w:rsidRPr="00930F5B">
        <w:rPr>
          <w:sz w:val="22"/>
          <w:szCs w:val="22"/>
        </w:rPr>
        <w:t>.</w:t>
      </w:r>
      <w:r w:rsidR="00EF1D8F" w:rsidRPr="00930F5B">
        <w:rPr>
          <w:sz w:val="22"/>
          <w:szCs w:val="22"/>
        </w:rPr>
        <w:t xml:space="preserve"> </w:t>
      </w:r>
    </w:p>
    <w:p w14:paraId="12BC2C76" w14:textId="3955E98D" w:rsidR="00D168A9" w:rsidRPr="00930F5B" w:rsidRDefault="007F5AB9" w:rsidP="0097111E">
      <w:pPr>
        <w:spacing w:after="0"/>
        <w:ind w:firstLine="708"/>
        <w:rPr>
          <w:sz w:val="22"/>
          <w:szCs w:val="22"/>
        </w:rPr>
      </w:pPr>
      <w:r w:rsidRPr="00930F5B">
        <w:rPr>
          <w:sz w:val="22"/>
          <w:szCs w:val="22"/>
        </w:rPr>
        <w:t xml:space="preserve">Constituents in </w:t>
      </w:r>
      <w:ins w:id="6" w:author="HSU, Yu-Yin [LST]" w:date="2026-03-08T18:49:00Z" w16du:dateUtc="2026-03-08T10:49:00Z">
        <w:r w:rsidR="00BB1144">
          <w:rPr>
            <w:sz w:val="22"/>
            <w:szCs w:val="22"/>
          </w:rPr>
          <w:t xml:space="preserve">a </w:t>
        </w:r>
      </w:ins>
      <w:del w:id="7" w:author="HSU, Yu-Yin [LST]" w:date="2026-03-08T18:49:00Z" w16du:dateUtc="2026-03-08T10:49:00Z">
        <w:r w:rsidRPr="00930F5B" w:rsidDel="001B5F5F">
          <w:rPr>
            <w:sz w:val="22"/>
            <w:szCs w:val="22"/>
          </w:rPr>
          <w:delText xml:space="preserve">canonical </w:delText>
        </w:r>
      </w:del>
      <w:r w:rsidRPr="00930F5B">
        <w:rPr>
          <w:sz w:val="22"/>
          <w:szCs w:val="22"/>
        </w:rPr>
        <w:t>sentence</w:t>
      </w:r>
      <w:del w:id="8" w:author="HSU, Yu-Yin [LST]" w:date="2026-03-08T18:49:00Z" w16du:dateUtc="2026-03-08T10:49:00Z">
        <w:r w:rsidRPr="00930F5B" w:rsidDel="00BB1144">
          <w:rPr>
            <w:sz w:val="22"/>
            <w:szCs w:val="22"/>
          </w:rPr>
          <w:delText>s</w:delText>
        </w:r>
      </w:del>
      <w:r w:rsidRPr="00930F5B">
        <w:rPr>
          <w:sz w:val="22"/>
          <w:szCs w:val="22"/>
        </w:rPr>
        <w:t xml:space="preserve"> can be focused for various communicative purposes</w:t>
      </w:r>
      <w:r w:rsidR="003C7393" w:rsidRPr="00930F5B">
        <w:rPr>
          <w:sz w:val="22"/>
          <w:szCs w:val="22"/>
        </w:rPr>
        <w:t xml:space="preserve">, such as </w:t>
      </w:r>
      <w:r w:rsidRPr="00930F5B">
        <w:rPr>
          <w:sz w:val="22"/>
          <w:szCs w:val="22"/>
        </w:rPr>
        <w:t>emphasis, question answering,</w:t>
      </w:r>
      <w:r w:rsidR="003C7393" w:rsidRPr="00930F5B">
        <w:rPr>
          <w:sz w:val="22"/>
          <w:szCs w:val="22"/>
        </w:rPr>
        <w:t xml:space="preserve"> and</w:t>
      </w:r>
      <w:r w:rsidRPr="00930F5B">
        <w:rPr>
          <w:sz w:val="22"/>
          <w:szCs w:val="22"/>
        </w:rPr>
        <w:t xml:space="preserve"> contradiction. For example, </w:t>
      </w:r>
      <w:r w:rsidR="004E0A39" w:rsidRPr="00930F5B">
        <w:rPr>
          <w:sz w:val="22"/>
          <w:szCs w:val="22"/>
        </w:rPr>
        <w:t xml:space="preserve">if one wants to </w:t>
      </w:r>
      <w:del w:id="9" w:author="HSU, Yu-Yin [LST]" w:date="2026-03-08T18:49:00Z" w16du:dateUtc="2026-03-08T10:49:00Z">
        <w:r w:rsidRPr="00930F5B" w:rsidDel="001B5F5F">
          <w:rPr>
            <w:sz w:val="22"/>
            <w:szCs w:val="22"/>
          </w:rPr>
          <w:delText xml:space="preserve">focus </w:delText>
        </w:r>
      </w:del>
      <w:ins w:id="10" w:author="HSU, Yu-Yin [LST]" w:date="2026-03-08T18:49:00Z" w16du:dateUtc="2026-03-08T10:49:00Z">
        <w:r w:rsidR="001B5F5F">
          <w:rPr>
            <w:sz w:val="22"/>
            <w:szCs w:val="22"/>
          </w:rPr>
          <w:t>emphasize</w:t>
        </w:r>
        <w:r w:rsidR="001B5F5F" w:rsidRPr="00930F5B">
          <w:rPr>
            <w:sz w:val="22"/>
            <w:szCs w:val="22"/>
          </w:rPr>
          <w:t xml:space="preserve"> </w:t>
        </w:r>
      </w:ins>
      <w:r w:rsidRPr="00930F5B">
        <w:rPr>
          <w:sz w:val="22"/>
          <w:szCs w:val="22"/>
        </w:rPr>
        <w:t>the object of (1a</w:t>
      </w:r>
      <w:r w:rsidR="000457E1" w:rsidRPr="00930F5B">
        <w:rPr>
          <w:sz w:val="22"/>
          <w:szCs w:val="22"/>
        </w:rPr>
        <w:t>)</w:t>
      </w:r>
      <w:r w:rsidR="0071448C" w:rsidRPr="00930F5B">
        <w:rPr>
          <w:sz w:val="22"/>
          <w:szCs w:val="22"/>
        </w:rPr>
        <w:t xml:space="preserve">, </w:t>
      </w:r>
      <w:r w:rsidR="0097111E" w:rsidRPr="00930F5B">
        <w:rPr>
          <w:sz w:val="22"/>
          <w:szCs w:val="22"/>
        </w:rPr>
        <w:t xml:space="preserve">the typical focus construction would be </w:t>
      </w:r>
      <w:r w:rsidR="00016953" w:rsidRPr="00930F5B">
        <w:rPr>
          <w:sz w:val="22"/>
          <w:szCs w:val="22"/>
        </w:rPr>
        <w:t>like</w:t>
      </w:r>
      <w:r w:rsidR="0097111E" w:rsidRPr="00930F5B">
        <w:rPr>
          <w:sz w:val="22"/>
          <w:szCs w:val="22"/>
        </w:rPr>
        <w:t xml:space="preserve"> (1b),</w:t>
      </w:r>
      <w:r w:rsidR="004E0A39" w:rsidRPr="00930F5B">
        <w:rPr>
          <w:sz w:val="22"/>
          <w:szCs w:val="22"/>
        </w:rPr>
        <w:t xml:space="preserve"> called</w:t>
      </w:r>
      <w:r w:rsidR="00794D3F" w:rsidRPr="00930F5B">
        <w:rPr>
          <w:sz w:val="22"/>
          <w:szCs w:val="22"/>
        </w:rPr>
        <w:t xml:space="preserve"> the</w:t>
      </w:r>
      <w:r w:rsidR="004E0A39" w:rsidRPr="00930F5B">
        <w:rPr>
          <w:sz w:val="22"/>
          <w:szCs w:val="22"/>
        </w:rPr>
        <w:t xml:space="preserve"> </w:t>
      </w:r>
      <w:r w:rsidR="004E0A39" w:rsidRPr="00930F5B">
        <w:rPr>
          <w:b/>
          <w:bCs/>
          <w:sz w:val="22"/>
          <w:szCs w:val="22"/>
        </w:rPr>
        <w:t>pre-verbal focus (PVF)</w:t>
      </w:r>
      <w:r w:rsidR="00E67EF7" w:rsidRPr="00930F5B">
        <w:rPr>
          <w:sz w:val="22"/>
          <w:szCs w:val="22"/>
        </w:rPr>
        <w:t>, in which</w:t>
      </w:r>
      <w:r w:rsidRPr="00930F5B">
        <w:rPr>
          <w:sz w:val="22"/>
          <w:szCs w:val="22"/>
        </w:rPr>
        <w:t xml:space="preserve"> the focused element is moved to a</w:t>
      </w:r>
      <w:r w:rsidR="0097111E" w:rsidRPr="00930F5B">
        <w:rPr>
          <w:sz w:val="22"/>
          <w:szCs w:val="22"/>
        </w:rPr>
        <w:t>n immediately</w:t>
      </w:r>
      <w:r w:rsidRPr="00930F5B">
        <w:rPr>
          <w:sz w:val="22"/>
          <w:szCs w:val="22"/>
        </w:rPr>
        <w:t xml:space="preserve"> pre-verbal position, and </w:t>
      </w:r>
      <w:r w:rsidR="000F5ABA" w:rsidRPr="00930F5B">
        <w:rPr>
          <w:sz w:val="22"/>
          <w:szCs w:val="22"/>
        </w:rPr>
        <w:t xml:space="preserve">it </w:t>
      </w:r>
      <w:r w:rsidRPr="00930F5B">
        <w:rPr>
          <w:sz w:val="22"/>
          <w:szCs w:val="22"/>
        </w:rPr>
        <w:t>bear</w:t>
      </w:r>
      <w:r w:rsidR="000F5ABA" w:rsidRPr="00930F5B">
        <w:rPr>
          <w:sz w:val="22"/>
          <w:szCs w:val="22"/>
        </w:rPr>
        <w:t>s</w:t>
      </w:r>
      <w:r w:rsidRPr="00930F5B">
        <w:rPr>
          <w:sz w:val="22"/>
          <w:szCs w:val="22"/>
        </w:rPr>
        <w:t xml:space="preserve"> </w:t>
      </w:r>
      <w:r w:rsidR="0097111E" w:rsidRPr="00930F5B">
        <w:rPr>
          <w:sz w:val="22"/>
          <w:szCs w:val="22"/>
        </w:rPr>
        <w:t xml:space="preserve">eradicating </w:t>
      </w:r>
      <w:r w:rsidRPr="00930F5B">
        <w:rPr>
          <w:sz w:val="22"/>
          <w:szCs w:val="22"/>
        </w:rPr>
        <w:t>stress (Kornai &amp; Kálmán, 1988).</w:t>
      </w:r>
      <w:r w:rsidR="0097111E" w:rsidRPr="00930F5B">
        <w:rPr>
          <w:sz w:val="22"/>
          <w:szCs w:val="22"/>
        </w:rPr>
        <w:t xml:space="preserve"> If the verb has a verbal prefix (VPX</w:t>
      </w:r>
      <w:r w:rsidR="006D5DFD" w:rsidRPr="00930F5B">
        <w:rPr>
          <w:sz w:val="22"/>
          <w:szCs w:val="22"/>
        </w:rPr>
        <w:t xml:space="preserve">, e.g., </w:t>
      </w:r>
      <w:r w:rsidR="006D5DFD" w:rsidRPr="00930F5B">
        <w:rPr>
          <w:i/>
          <w:iCs/>
          <w:sz w:val="22"/>
          <w:szCs w:val="22"/>
        </w:rPr>
        <w:t>meg</w:t>
      </w:r>
      <w:r w:rsidR="006D5DFD" w:rsidRPr="00930F5B">
        <w:rPr>
          <w:sz w:val="22"/>
          <w:szCs w:val="22"/>
        </w:rPr>
        <w:t xml:space="preserve"> in (1)</w:t>
      </w:r>
      <w:r w:rsidR="0097111E" w:rsidRPr="00930F5B">
        <w:rPr>
          <w:sz w:val="22"/>
          <w:szCs w:val="22"/>
        </w:rPr>
        <w:t xml:space="preserve">), </w:t>
      </w:r>
      <w:r w:rsidR="000842A0" w:rsidRPr="00930F5B">
        <w:rPr>
          <w:sz w:val="22"/>
          <w:szCs w:val="22"/>
        </w:rPr>
        <w:t xml:space="preserve">they </w:t>
      </w:r>
      <w:r w:rsidR="0097111E" w:rsidRPr="00930F5B">
        <w:rPr>
          <w:sz w:val="22"/>
          <w:szCs w:val="22"/>
        </w:rPr>
        <w:t xml:space="preserve">will detach </w:t>
      </w:r>
      <w:r w:rsidR="006D5DFD" w:rsidRPr="00930F5B">
        <w:rPr>
          <w:sz w:val="22"/>
          <w:szCs w:val="22"/>
        </w:rPr>
        <w:t xml:space="preserve">and </w:t>
      </w:r>
      <w:r w:rsidR="000842A0" w:rsidRPr="00930F5B">
        <w:rPr>
          <w:sz w:val="22"/>
          <w:szCs w:val="22"/>
        </w:rPr>
        <w:t>get</w:t>
      </w:r>
      <w:r w:rsidR="003A1219" w:rsidRPr="00930F5B">
        <w:rPr>
          <w:sz w:val="22"/>
          <w:szCs w:val="22"/>
        </w:rPr>
        <w:t xml:space="preserve"> </w:t>
      </w:r>
      <w:r w:rsidR="0097111E" w:rsidRPr="00930F5B">
        <w:rPr>
          <w:sz w:val="22"/>
          <w:szCs w:val="22"/>
        </w:rPr>
        <w:t>left behind.</w:t>
      </w:r>
      <w:r w:rsidR="00B07828" w:rsidRPr="00930F5B">
        <w:rPr>
          <w:sz w:val="22"/>
          <w:szCs w:val="22"/>
        </w:rPr>
        <w:t xml:space="preserve"> An intuitive reading of (1b) could </w:t>
      </w:r>
      <w:r w:rsidR="000763BD" w:rsidRPr="00930F5B">
        <w:rPr>
          <w:sz w:val="22"/>
          <w:szCs w:val="22"/>
        </w:rPr>
        <w:t xml:space="preserve">be </w:t>
      </w:r>
      <w:r w:rsidR="00B07828" w:rsidRPr="00930F5B">
        <w:rPr>
          <w:sz w:val="22"/>
          <w:szCs w:val="22"/>
        </w:rPr>
        <w:t>“</w:t>
      </w:r>
      <w:r w:rsidR="00B07828" w:rsidRPr="00930F5B">
        <w:rPr>
          <w:i/>
          <w:iCs/>
          <w:sz w:val="22"/>
          <w:szCs w:val="22"/>
        </w:rPr>
        <w:t>Anna ate the BANANA [and nothing else]”</w:t>
      </w:r>
      <w:r w:rsidR="00B07828" w:rsidRPr="00930F5B">
        <w:rPr>
          <w:sz w:val="22"/>
          <w:szCs w:val="22"/>
        </w:rPr>
        <w:t xml:space="preserve">; in this sense, </w:t>
      </w:r>
      <w:r w:rsidR="007B1711" w:rsidRPr="00930F5B">
        <w:rPr>
          <w:sz w:val="22"/>
          <w:szCs w:val="22"/>
        </w:rPr>
        <w:t xml:space="preserve">PVF </w:t>
      </w:r>
      <w:r w:rsidR="00B07828" w:rsidRPr="00930F5B">
        <w:rPr>
          <w:sz w:val="22"/>
          <w:szCs w:val="22"/>
        </w:rPr>
        <w:t xml:space="preserve">sentences </w:t>
      </w:r>
      <w:r w:rsidR="00697588" w:rsidRPr="00930F5B">
        <w:rPr>
          <w:sz w:val="22"/>
          <w:szCs w:val="22"/>
        </w:rPr>
        <w:t>seem to</w:t>
      </w:r>
      <w:r w:rsidR="00B07828" w:rsidRPr="00930F5B">
        <w:rPr>
          <w:sz w:val="22"/>
          <w:szCs w:val="22"/>
        </w:rPr>
        <w:t xml:space="preserve"> be equal to (1c)</w:t>
      </w:r>
      <w:r w:rsidR="00270813" w:rsidRPr="00930F5B">
        <w:rPr>
          <w:sz w:val="22"/>
          <w:szCs w:val="22"/>
        </w:rPr>
        <w:t xml:space="preserve"> </w:t>
      </w:r>
      <w:r w:rsidR="00B07828" w:rsidRPr="00930F5B">
        <w:rPr>
          <w:sz w:val="22"/>
          <w:szCs w:val="22"/>
        </w:rPr>
        <w:t xml:space="preserve">with </w:t>
      </w:r>
      <w:r w:rsidR="00AB51E2" w:rsidRPr="00930F5B">
        <w:rPr>
          <w:sz w:val="22"/>
          <w:szCs w:val="22"/>
        </w:rPr>
        <w:t>an</w:t>
      </w:r>
      <w:r w:rsidR="00270813" w:rsidRPr="00930F5B">
        <w:rPr>
          <w:sz w:val="22"/>
          <w:szCs w:val="22"/>
        </w:rPr>
        <w:t xml:space="preserve"> exhaustive focus</w:t>
      </w:r>
      <w:r w:rsidR="00B07828" w:rsidRPr="00930F5B">
        <w:rPr>
          <w:sz w:val="22"/>
          <w:szCs w:val="22"/>
        </w:rPr>
        <w:t xml:space="preserve"> operator </w:t>
      </w:r>
      <w:r w:rsidR="00B07828" w:rsidRPr="00930F5B">
        <w:rPr>
          <w:i/>
          <w:iCs/>
          <w:sz w:val="22"/>
          <w:szCs w:val="22"/>
        </w:rPr>
        <w:t>csak</w:t>
      </w:r>
      <w:r w:rsidR="00B07828" w:rsidRPr="00930F5B">
        <w:rPr>
          <w:sz w:val="22"/>
          <w:szCs w:val="22"/>
        </w:rPr>
        <w:t xml:space="preserve"> ‘only’.</w:t>
      </w:r>
      <w:r w:rsidR="003237F4" w:rsidRPr="00930F5B">
        <w:rPr>
          <w:sz w:val="22"/>
          <w:szCs w:val="22"/>
        </w:rPr>
        <w:t xml:space="preserve"> </w:t>
      </w:r>
      <w:r w:rsidR="00B773D0" w:rsidRPr="00930F5B">
        <w:rPr>
          <w:sz w:val="22"/>
          <w:szCs w:val="22"/>
        </w:rPr>
        <w:t xml:space="preserve">However, we </w:t>
      </w:r>
      <w:r w:rsidR="003237F4" w:rsidRPr="00930F5B">
        <w:rPr>
          <w:sz w:val="22"/>
          <w:szCs w:val="22"/>
        </w:rPr>
        <w:t>also notice that</w:t>
      </w:r>
      <w:r w:rsidR="00B773D0" w:rsidRPr="00930F5B">
        <w:rPr>
          <w:sz w:val="22"/>
          <w:szCs w:val="22"/>
        </w:rPr>
        <w:t xml:space="preserve"> if the utterance</w:t>
      </w:r>
      <w:r w:rsidR="00981940" w:rsidRPr="00930F5B">
        <w:rPr>
          <w:sz w:val="22"/>
          <w:szCs w:val="22"/>
        </w:rPr>
        <w:t xml:space="preserve"> (1b)</w:t>
      </w:r>
      <w:r w:rsidR="00B773D0" w:rsidRPr="00930F5B">
        <w:rPr>
          <w:sz w:val="22"/>
          <w:szCs w:val="22"/>
        </w:rPr>
        <w:t xml:space="preserve"> is amended </w:t>
      </w:r>
      <w:r w:rsidR="00D11629" w:rsidRPr="00930F5B">
        <w:rPr>
          <w:sz w:val="22"/>
          <w:szCs w:val="22"/>
        </w:rPr>
        <w:t>with</w:t>
      </w:r>
      <w:r w:rsidR="00B773D0" w:rsidRPr="00930F5B">
        <w:rPr>
          <w:sz w:val="22"/>
          <w:szCs w:val="22"/>
        </w:rPr>
        <w:t xml:space="preserve"> certain </w:t>
      </w:r>
      <w:r w:rsidR="00FC0A8C" w:rsidRPr="00930F5B">
        <w:rPr>
          <w:sz w:val="22"/>
          <w:szCs w:val="22"/>
        </w:rPr>
        <w:t>phrases</w:t>
      </w:r>
      <w:r w:rsidR="00B773D0" w:rsidRPr="00930F5B">
        <w:rPr>
          <w:sz w:val="22"/>
          <w:szCs w:val="22"/>
        </w:rPr>
        <w:t xml:space="preserve">, e.g. </w:t>
      </w:r>
      <w:r w:rsidR="00B773D0" w:rsidRPr="00930F5B">
        <w:rPr>
          <w:i/>
          <w:iCs/>
          <w:sz w:val="22"/>
          <w:szCs w:val="22"/>
        </w:rPr>
        <w:t>többek között</w:t>
      </w:r>
      <w:r w:rsidR="00B773D0" w:rsidRPr="00930F5B">
        <w:rPr>
          <w:sz w:val="22"/>
          <w:szCs w:val="22"/>
        </w:rPr>
        <w:t xml:space="preserve"> ‘among</w:t>
      </w:r>
      <w:r w:rsidR="00794D3F" w:rsidRPr="00930F5B">
        <w:rPr>
          <w:sz w:val="22"/>
          <w:szCs w:val="22"/>
        </w:rPr>
        <w:t>st</w:t>
      </w:r>
      <w:r w:rsidR="00B773D0" w:rsidRPr="00930F5B">
        <w:rPr>
          <w:sz w:val="22"/>
          <w:szCs w:val="22"/>
        </w:rPr>
        <w:t xml:space="preserve"> others’</w:t>
      </w:r>
      <w:r w:rsidR="00D11629" w:rsidRPr="00930F5B">
        <w:rPr>
          <w:sz w:val="22"/>
          <w:szCs w:val="22"/>
        </w:rPr>
        <w:t xml:space="preserve"> (1d)</w:t>
      </w:r>
      <w:r w:rsidR="00B773D0" w:rsidRPr="00930F5B">
        <w:rPr>
          <w:sz w:val="22"/>
          <w:szCs w:val="22"/>
        </w:rPr>
        <w:t xml:space="preserve">, </w:t>
      </w:r>
      <w:r w:rsidR="00D11629" w:rsidRPr="00930F5B">
        <w:rPr>
          <w:sz w:val="22"/>
          <w:szCs w:val="22"/>
        </w:rPr>
        <w:t>it is not only</w:t>
      </w:r>
      <w:r w:rsidR="00B773D0" w:rsidRPr="00930F5B">
        <w:rPr>
          <w:sz w:val="22"/>
          <w:szCs w:val="22"/>
        </w:rPr>
        <w:t xml:space="preserve"> perfectly grammatical</w:t>
      </w:r>
      <w:r w:rsidR="00D11629" w:rsidRPr="00930F5B">
        <w:rPr>
          <w:sz w:val="22"/>
          <w:szCs w:val="22"/>
        </w:rPr>
        <w:t xml:space="preserve"> but also expresses a contrastive sense</w:t>
      </w:r>
      <w:r w:rsidR="00FE4995" w:rsidRPr="00930F5B">
        <w:rPr>
          <w:sz w:val="22"/>
          <w:szCs w:val="22"/>
        </w:rPr>
        <w:t>.</w:t>
      </w:r>
      <w:r w:rsidR="004C4BD4" w:rsidRPr="00930F5B">
        <w:rPr>
          <w:sz w:val="22"/>
          <w:szCs w:val="22"/>
        </w:rPr>
        <w:t xml:space="preserve"> In </w:t>
      </w:r>
      <w:r w:rsidR="008A4690" w:rsidRPr="00930F5B">
        <w:rPr>
          <w:sz w:val="22"/>
          <w:szCs w:val="22"/>
        </w:rPr>
        <w:t xml:space="preserve">Hungarian </w:t>
      </w:r>
      <w:r w:rsidR="004C4BD4" w:rsidRPr="00930F5B">
        <w:rPr>
          <w:sz w:val="22"/>
          <w:szCs w:val="22"/>
        </w:rPr>
        <w:t xml:space="preserve">linguistic work, </w:t>
      </w:r>
      <w:r w:rsidR="004C4BD4" w:rsidRPr="00930F5B">
        <w:rPr>
          <w:sz w:val="22"/>
          <w:szCs w:val="22"/>
          <w:u w:val="single"/>
        </w:rPr>
        <w:t>s</w:t>
      </w:r>
      <w:r w:rsidR="002C33F1" w:rsidRPr="00930F5B">
        <w:rPr>
          <w:sz w:val="22"/>
          <w:szCs w:val="22"/>
          <w:u w:val="single"/>
        </w:rPr>
        <w:t xml:space="preserve">emantic </w:t>
      </w:r>
      <w:r w:rsidR="000379AD" w:rsidRPr="00930F5B">
        <w:rPr>
          <w:sz w:val="22"/>
          <w:szCs w:val="22"/>
          <w:u w:val="single"/>
        </w:rPr>
        <w:t>exhaustivity</w:t>
      </w:r>
      <w:r w:rsidR="008111B3" w:rsidRPr="00930F5B">
        <w:rPr>
          <w:sz w:val="22"/>
          <w:szCs w:val="22"/>
          <w:u w:val="single"/>
        </w:rPr>
        <w:t xml:space="preserve"> </w:t>
      </w:r>
      <w:r w:rsidR="000379AD" w:rsidRPr="00930F5B">
        <w:rPr>
          <w:sz w:val="22"/>
          <w:szCs w:val="22"/>
          <w:u w:val="single"/>
        </w:rPr>
        <w:t xml:space="preserve">as a </w:t>
      </w:r>
      <w:r w:rsidR="009C3321" w:rsidRPr="00930F5B">
        <w:rPr>
          <w:sz w:val="22"/>
          <w:szCs w:val="22"/>
          <w:u w:val="single"/>
        </w:rPr>
        <w:t xml:space="preserve">core </w:t>
      </w:r>
      <w:r w:rsidR="000379AD" w:rsidRPr="00930F5B">
        <w:rPr>
          <w:sz w:val="22"/>
          <w:szCs w:val="22"/>
          <w:u w:val="single"/>
        </w:rPr>
        <w:t xml:space="preserve">feature of </w:t>
      </w:r>
      <w:r w:rsidR="00924143" w:rsidRPr="00930F5B">
        <w:rPr>
          <w:sz w:val="22"/>
          <w:szCs w:val="22"/>
          <w:u w:val="single"/>
        </w:rPr>
        <w:t>PVF</w:t>
      </w:r>
      <w:r w:rsidR="000379AD" w:rsidRPr="00930F5B">
        <w:rPr>
          <w:sz w:val="22"/>
          <w:szCs w:val="22"/>
          <w:u w:val="single"/>
        </w:rPr>
        <w:t xml:space="preserve"> has been </w:t>
      </w:r>
      <w:r w:rsidR="009C3321" w:rsidRPr="00930F5B">
        <w:rPr>
          <w:sz w:val="22"/>
          <w:szCs w:val="22"/>
          <w:u w:val="single"/>
        </w:rPr>
        <w:t xml:space="preserve">assumed and </w:t>
      </w:r>
      <w:r w:rsidR="0032347A" w:rsidRPr="00930F5B">
        <w:rPr>
          <w:sz w:val="22"/>
          <w:szCs w:val="22"/>
          <w:u w:val="single"/>
        </w:rPr>
        <w:t xml:space="preserve">debated </w:t>
      </w:r>
      <w:r w:rsidR="000379AD" w:rsidRPr="00930F5B">
        <w:rPr>
          <w:sz w:val="22"/>
          <w:szCs w:val="22"/>
          <w:u w:val="single"/>
        </w:rPr>
        <w:t>for</w:t>
      </w:r>
      <w:r w:rsidR="0032347A" w:rsidRPr="00930F5B">
        <w:rPr>
          <w:sz w:val="22"/>
          <w:szCs w:val="22"/>
          <w:u w:val="single"/>
        </w:rPr>
        <w:t xml:space="preserve"> over</w:t>
      </w:r>
      <w:r w:rsidR="000379AD" w:rsidRPr="00930F5B">
        <w:rPr>
          <w:sz w:val="22"/>
          <w:szCs w:val="22"/>
          <w:u w:val="single"/>
        </w:rPr>
        <w:t xml:space="preserve"> </w:t>
      </w:r>
      <w:r w:rsidR="0085603D" w:rsidRPr="00930F5B">
        <w:rPr>
          <w:sz w:val="22"/>
          <w:szCs w:val="22"/>
          <w:u w:val="single"/>
        </w:rPr>
        <w:t>40 years</w:t>
      </w:r>
      <w:r w:rsidR="000B18B7" w:rsidRPr="00930F5B">
        <w:rPr>
          <w:sz w:val="22"/>
          <w:szCs w:val="22"/>
        </w:rPr>
        <w:t>.</w:t>
      </w:r>
      <w:r w:rsidR="00895D0A" w:rsidRPr="00930F5B">
        <w:rPr>
          <w:sz w:val="22"/>
          <w:szCs w:val="22"/>
        </w:rPr>
        <w:t xml:space="preserve"> </w:t>
      </w:r>
      <w:r w:rsidR="000B18B7" w:rsidRPr="00930F5B">
        <w:rPr>
          <w:sz w:val="22"/>
          <w:szCs w:val="22"/>
        </w:rPr>
        <w:t>A</w:t>
      </w:r>
      <w:r w:rsidR="00895D0A" w:rsidRPr="00930F5B">
        <w:rPr>
          <w:sz w:val="22"/>
          <w:szCs w:val="22"/>
        </w:rPr>
        <w:t xml:space="preserve"> fundamental question</w:t>
      </w:r>
      <w:r w:rsidR="000B18B7" w:rsidRPr="00930F5B">
        <w:rPr>
          <w:sz w:val="22"/>
          <w:szCs w:val="22"/>
        </w:rPr>
        <w:t xml:space="preserve"> is:</w:t>
      </w:r>
      <w:r w:rsidR="000379AD" w:rsidRPr="00930F5B">
        <w:rPr>
          <w:sz w:val="22"/>
          <w:szCs w:val="22"/>
        </w:rPr>
        <w:t xml:space="preserve"> </w:t>
      </w:r>
      <w:r w:rsidR="00F34F09" w:rsidRPr="00930F5B">
        <w:rPr>
          <w:i/>
          <w:iCs/>
          <w:sz w:val="22"/>
          <w:szCs w:val="22"/>
        </w:rPr>
        <w:t>D</w:t>
      </w:r>
      <w:r w:rsidR="00C44193" w:rsidRPr="00930F5B">
        <w:rPr>
          <w:i/>
          <w:iCs/>
          <w:sz w:val="22"/>
          <w:szCs w:val="22"/>
        </w:rPr>
        <w:t xml:space="preserve">oes </w:t>
      </w:r>
      <w:r w:rsidR="00D92576" w:rsidRPr="00930F5B">
        <w:rPr>
          <w:i/>
          <w:iCs/>
          <w:sz w:val="22"/>
          <w:szCs w:val="22"/>
        </w:rPr>
        <w:t>the</w:t>
      </w:r>
      <w:r w:rsidR="000379AD" w:rsidRPr="00930F5B">
        <w:rPr>
          <w:i/>
          <w:iCs/>
          <w:sz w:val="22"/>
          <w:szCs w:val="22"/>
        </w:rPr>
        <w:t xml:space="preserve"> exhausti</w:t>
      </w:r>
      <w:r w:rsidR="00017600" w:rsidRPr="00930F5B">
        <w:rPr>
          <w:i/>
          <w:iCs/>
          <w:sz w:val="22"/>
          <w:szCs w:val="22"/>
        </w:rPr>
        <w:t>v</w:t>
      </w:r>
      <w:r w:rsidR="001C311D" w:rsidRPr="00930F5B">
        <w:rPr>
          <w:i/>
          <w:iCs/>
          <w:sz w:val="22"/>
          <w:szCs w:val="22"/>
        </w:rPr>
        <w:t>e</w:t>
      </w:r>
      <w:r w:rsidR="000379AD" w:rsidRPr="00930F5B">
        <w:rPr>
          <w:i/>
          <w:iCs/>
          <w:sz w:val="22"/>
          <w:szCs w:val="22"/>
        </w:rPr>
        <w:t xml:space="preserve"> </w:t>
      </w:r>
      <w:r w:rsidR="00F40987" w:rsidRPr="00930F5B">
        <w:rPr>
          <w:i/>
          <w:iCs/>
          <w:sz w:val="22"/>
          <w:szCs w:val="22"/>
        </w:rPr>
        <w:t xml:space="preserve">denotation </w:t>
      </w:r>
      <w:r w:rsidR="001D3668" w:rsidRPr="00930F5B">
        <w:rPr>
          <w:i/>
          <w:iCs/>
          <w:sz w:val="22"/>
          <w:szCs w:val="22"/>
        </w:rPr>
        <w:t xml:space="preserve">of PVF </w:t>
      </w:r>
      <w:r w:rsidR="000379AD" w:rsidRPr="00930F5B">
        <w:rPr>
          <w:i/>
          <w:iCs/>
          <w:sz w:val="22"/>
          <w:szCs w:val="22"/>
        </w:rPr>
        <w:t>arises</w:t>
      </w:r>
      <w:r w:rsidR="00C44193" w:rsidRPr="00930F5B">
        <w:rPr>
          <w:i/>
          <w:iCs/>
          <w:sz w:val="22"/>
          <w:szCs w:val="22"/>
        </w:rPr>
        <w:t xml:space="preserve"> from </w:t>
      </w:r>
      <w:r w:rsidR="000379AD" w:rsidRPr="00930F5B">
        <w:rPr>
          <w:i/>
          <w:iCs/>
          <w:sz w:val="22"/>
          <w:szCs w:val="22"/>
        </w:rPr>
        <w:t xml:space="preserve">the syntax-semantic interface, or from </w:t>
      </w:r>
      <w:r w:rsidR="00C44193" w:rsidRPr="00930F5B">
        <w:rPr>
          <w:i/>
          <w:iCs/>
          <w:sz w:val="22"/>
          <w:szCs w:val="22"/>
        </w:rPr>
        <w:t>pragmatic/contextual</w:t>
      </w:r>
      <w:r w:rsidR="000379AD" w:rsidRPr="00930F5B">
        <w:rPr>
          <w:i/>
          <w:iCs/>
          <w:sz w:val="22"/>
          <w:szCs w:val="22"/>
        </w:rPr>
        <w:t xml:space="preserve"> factors</w:t>
      </w:r>
      <w:r w:rsidR="000B18B7" w:rsidRPr="00930F5B">
        <w:rPr>
          <w:sz w:val="22"/>
          <w:szCs w:val="22"/>
        </w:rPr>
        <w:t>?</w:t>
      </w:r>
      <w:r w:rsidR="000B179C" w:rsidRPr="00930F5B">
        <w:rPr>
          <w:sz w:val="22"/>
          <w:szCs w:val="22"/>
        </w:rPr>
        <w:t xml:space="preserve"> </w:t>
      </w:r>
      <w:r w:rsidR="00FB61A7" w:rsidRPr="00930F5B">
        <w:rPr>
          <w:sz w:val="22"/>
          <w:szCs w:val="22"/>
        </w:rPr>
        <w:t>W</w:t>
      </w:r>
      <w:r w:rsidR="00553C6B" w:rsidRPr="00930F5B">
        <w:rPr>
          <w:sz w:val="22"/>
          <w:szCs w:val="22"/>
        </w:rPr>
        <w:t>ithin the generative framework</w:t>
      </w:r>
      <w:r w:rsidR="00FB61A7" w:rsidRPr="00930F5B">
        <w:rPr>
          <w:sz w:val="22"/>
          <w:szCs w:val="22"/>
        </w:rPr>
        <w:t>, several studies</w:t>
      </w:r>
      <w:r w:rsidR="00553C6B" w:rsidRPr="00930F5B">
        <w:rPr>
          <w:sz w:val="22"/>
          <w:szCs w:val="22"/>
        </w:rPr>
        <w:t xml:space="preserve"> </w:t>
      </w:r>
      <w:r w:rsidR="00FB61A7" w:rsidRPr="00930F5B">
        <w:rPr>
          <w:sz w:val="22"/>
          <w:szCs w:val="22"/>
        </w:rPr>
        <w:t xml:space="preserve">argue </w:t>
      </w:r>
      <w:r w:rsidR="007600A8" w:rsidRPr="00930F5B">
        <w:rPr>
          <w:sz w:val="22"/>
          <w:szCs w:val="22"/>
        </w:rPr>
        <w:t xml:space="preserve">that exhaustivity is inherent of </w:t>
      </w:r>
      <w:r w:rsidR="007B1711" w:rsidRPr="00930F5B">
        <w:rPr>
          <w:sz w:val="22"/>
          <w:szCs w:val="22"/>
        </w:rPr>
        <w:t xml:space="preserve">PVF </w:t>
      </w:r>
      <w:r w:rsidR="006A07C7" w:rsidRPr="00930F5B">
        <w:rPr>
          <w:sz w:val="22"/>
          <w:szCs w:val="22"/>
        </w:rPr>
        <w:t>(</w:t>
      </w:r>
      <w:r w:rsidR="00F33501" w:rsidRPr="00930F5B">
        <w:rPr>
          <w:sz w:val="22"/>
          <w:szCs w:val="22"/>
        </w:rPr>
        <w:t>Szabolcsi</w:t>
      </w:r>
      <w:r w:rsidR="002C40DC" w:rsidRPr="00930F5B">
        <w:rPr>
          <w:sz w:val="22"/>
          <w:szCs w:val="22"/>
        </w:rPr>
        <w:t>,</w:t>
      </w:r>
      <w:r w:rsidR="00023E50" w:rsidRPr="00930F5B">
        <w:rPr>
          <w:sz w:val="22"/>
          <w:szCs w:val="22"/>
        </w:rPr>
        <w:t xml:space="preserve"> 1981</w:t>
      </w:r>
      <w:r w:rsidR="002C40DC" w:rsidRPr="00930F5B">
        <w:rPr>
          <w:sz w:val="22"/>
          <w:szCs w:val="22"/>
        </w:rPr>
        <w:t>;</w:t>
      </w:r>
      <w:r w:rsidR="00023E50" w:rsidRPr="00930F5B">
        <w:rPr>
          <w:sz w:val="22"/>
          <w:szCs w:val="22"/>
        </w:rPr>
        <w:t xml:space="preserve"> </w:t>
      </w:r>
      <w:r w:rsidR="00237B46" w:rsidRPr="00930F5B">
        <w:rPr>
          <w:sz w:val="22"/>
          <w:szCs w:val="22"/>
        </w:rPr>
        <w:t>É.</w:t>
      </w:r>
      <w:r w:rsidR="002C40DC" w:rsidRPr="00930F5B">
        <w:rPr>
          <w:sz w:val="22"/>
          <w:szCs w:val="22"/>
        </w:rPr>
        <w:t xml:space="preserve"> </w:t>
      </w:r>
      <w:r w:rsidR="00237B46" w:rsidRPr="00930F5B">
        <w:rPr>
          <w:sz w:val="22"/>
          <w:szCs w:val="22"/>
        </w:rPr>
        <w:t>Kiss, 1998</w:t>
      </w:r>
      <w:r w:rsidR="002C40DC" w:rsidRPr="00930F5B">
        <w:rPr>
          <w:sz w:val="22"/>
          <w:szCs w:val="22"/>
        </w:rPr>
        <w:t>;</w:t>
      </w:r>
      <w:r w:rsidR="00237B46" w:rsidRPr="00930F5B">
        <w:rPr>
          <w:sz w:val="22"/>
          <w:szCs w:val="22"/>
        </w:rPr>
        <w:t xml:space="preserve"> Kenesei</w:t>
      </w:r>
      <w:r w:rsidR="009A53AE" w:rsidRPr="00930F5B">
        <w:rPr>
          <w:sz w:val="22"/>
          <w:szCs w:val="22"/>
        </w:rPr>
        <w:t xml:space="preserve">, </w:t>
      </w:r>
      <w:r w:rsidR="004B1DBE" w:rsidRPr="00930F5B">
        <w:rPr>
          <w:sz w:val="22"/>
          <w:szCs w:val="22"/>
        </w:rPr>
        <w:t>2006</w:t>
      </w:r>
      <w:r w:rsidR="006A07C7" w:rsidRPr="00930F5B">
        <w:rPr>
          <w:sz w:val="22"/>
          <w:szCs w:val="22"/>
        </w:rPr>
        <w:t xml:space="preserve">), </w:t>
      </w:r>
      <w:r w:rsidR="00794D3F" w:rsidRPr="00930F5B">
        <w:rPr>
          <w:sz w:val="22"/>
          <w:szCs w:val="22"/>
        </w:rPr>
        <w:t xml:space="preserve">while </w:t>
      </w:r>
      <w:r w:rsidR="006A07C7" w:rsidRPr="00930F5B">
        <w:rPr>
          <w:sz w:val="22"/>
          <w:szCs w:val="22"/>
        </w:rPr>
        <w:t>other</w:t>
      </w:r>
      <w:r w:rsidR="004D4785" w:rsidRPr="00930F5B">
        <w:rPr>
          <w:sz w:val="22"/>
          <w:szCs w:val="22"/>
        </w:rPr>
        <w:t>s</w:t>
      </w:r>
      <w:r w:rsidR="00AD3CAB" w:rsidRPr="00930F5B">
        <w:rPr>
          <w:sz w:val="22"/>
          <w:szCs w:val="22"/>
        </w:rPr>
        <w:t xml:space="preserve"> </w:t>
      </w:r>
      <w:r w:rsidR="004D4785" w:rsidRPr="00930F5B">
        <w:rPr>
          <w:sz w:val="22"/>
          <w:szCs w:val="22"/>
        </w:rPr>
        <w:t>advocate that</w:t>
      </w:r>
      <w:r w:rsidR="00FD681D" w:rsidRPr="00930F5B">
        <w:rPr>
          <w:sz w:val="22"/>
          <w:szCs w:val="22"/>
        </w:rPr>
        <w:t xml:space="preserve"> </w:t>
      </w:r>
      <w:r w:rsidR="00017600" w:rsidRPr="00930F5B">
        <w:rPr>
          <w:sz w:val="22"/>
          <w:szCs w:val="22"/>
        </w:rPr>
        <w:t xml:space="preserve">exhaustive interpretation </w:t>
      </w:r>
      <w:r w:rsidR="00FE151E" w:rsidRPr="00930F5B">
        <w:rPr>
          <w:sz w:val="22"/>
          <w:szCs w:val="22"/>
        </w:rPr>
        <w:t>emerged from</w:t>
      </w:r>
      <w:r w:rsidR="00C9041E" w:rsidRPr="00930F5B">
        <w:rPr>
          <w:sz w:val="22"/>
          <w:szCs w:val="22"/>
        </w:rPr>
        <w:t xml:space="preserve"> </w:t>
      </w:r>
      <w:r w:rsidR="00017600" w:rsidRPr="00930F5B">
        <w:rPr>
          <w:sz w:val="22"/>
          <w:szCs w:val="22"/>
        </w:rPr>
        <w:t>discourse</w:t>
      </w:r>
      <w:r w:rsidR="00ED1103" w:rsidRPr="00930F5B">
        <w:rPr>
          <w:sz w:val="22"/>
          <w:szCs w:val="22"/>
        </w:rPr>
        <w:t>-</w:t>
      </w:r>
      <w:r w:rsidR="00017600" w:rsidRPr="00930F5B">
        <w:rPr>
          <w:sz w:val="22"/>
          <w:szCs w:val="22"/>
        </w:rPr>
        <w:t>pragmatic</w:t>
      </w:r>
      <w:r w:rsidR="00FE151E" w:rsidRPr="00930F5B">
        <w:rPr>
          <w:sz w:val="22"/>
          <w:szCs w:val="22"/>
        </w:rPr>
        <w:t>s</w:t>
      </w:r>
      <w:r w:rsidR="00FC5B8A" w:rsidRPr="00930F5B">
        <w:rPr>
          <w:sz w:val="22"/>
          <w:szCs w:val="22"/>
        </w:rPr>
        <w:t xml:space="preserve">, or </w:t>
      </w:r>
      <w:r w:rsidR="00FE151E" w:rsidRPr="00930F5B">
        <w:rPr>
          <w:sz w:val="22"/>
          <w:szCs w:val="22"/>
        </w:rPr>
        <w:t>conversational</w:t>
      </w:r>
      <w:r w:rsidR="00FF544E" w:rsidRPr="00930F5B">
        <w:rPr>
          <w:sz w:val="22"/>
          <w:szCs w:val="22"/>
        </w:rPr>
        <w:t xml:space="preserve"> implicature</w:t>
      </w:r>
      <w:r w:rsidR="006A07C7" w:rsidRPr="00930F5B">
        <w:rPr>
          <w:sz w:val="22"/>
          <w:szCs w:val="22"/>
        </w:rPr>
        <w:t xml:space="preserve"> (</w:t>
      </w:r>
      <w:r w:rsidR="00802B45" w:rsidRPr="00930F5B">
        <w:rPr>
          <w:sz w:val="22"/>
          <w:szCs w:val="22"/>
        </w:rPr>
        <w:t>Wedgwood</w:t>
      </w:r>
      <w:r w:rsidR="0091580C" w:rsidRPr="00930F5B">
        <w:rPr>
          <w:sz w:val="22"/>
          <w:szCs w:val="22"/>
        </w:rPr>
        <w:t xml:space="preserve"> et al.</w:t>
      </w:r>
      <w:r w:rsidR="00802B45" w:rsidRPr="00930F5B">
        <w:rPr>
          <w:sz w:val="22"/>
          <w:szCs w:val="22"/>
        </w:rPr>
        <w:t>, 2006</w:t>
      </w:r>
      <w:r w:rsidR="007C493D" w:rsidRPr="00930F5B">
        <w:rPr>
          <w:sz w:val="22"/>
          <w:szCs w:val="22"/>
        </w:rPr>
        <w:t>; Balogh</w:t>
      </w:r>
      <w:r w:rsidR="00FC5B8A" w:rsidRPr="00930F5B">
        <w:rPr>
          <w:sz w:val="22"/>
          <w:szCs w:val="22"/>
        </w:rPr>
        <w:t>,</w:t>
      </w:r>
      <w:r w:rsidR="007C493D" w:rsidRPr="00930F5B">
        <w:rPr>
          <w:sz w:val="22"/>
          <w:szCs w:val="22"/>
        </w:rPr>
        <w:t xml:space="preserve"> 2013</w:t>
      </w:r>
      <w:r w:rsidR="00FF544E" w:rsidRPr="00930F5B">
        <w:rPr>
          <w:sz w:val="22"/>
          <w:szCs w:val="22"/>
        </w:rPr>
        <w:t>, Káldi et al.</w:t>
      </w:r>
      <w:r w:rsidR="00FC5B8A" w:rsidRPr="00930F5B">
        <w:rPr>
          <w:sz w:val="22"/>
          <w:szCs w:val="22"/>
        </w:rPr>
        <w:t>,</w:t>
      </w:r>
      <w:r w:rsidR="00FF544E" w:rsidRPr="00930F5B">
        <w:rPr>
          <w:sz w:val="22"/>
          <w:szCs w:val="22"/>
        </w:rPr>
        <w:t xml:space="preserve"> 2016</w:t>
      </w:r>
      <w:r w:rsidR="00802B45" w:rsidRPr="00930F5B">
        <w:rPr>
          <w:sz w:val="22"/>
          <w:szCs w:val="22"/>
        </w:rPr>
        <w:t>)</w:t>
      </w:r>
      <w:r w:rsidR="0021762C" w:rsidRPr="00930F5B">
        <w:rPr>
          <w:sz w:val="22"/>
          <w:szCs w:val="22"/>
        </w:rPr>
        <w:t>.</w:t>
      </w:r>
      <w:r w:rsidR="0094636A" w:rsidRPr="00930F5B">
        <w:rPr>
          <w:sz w:val="22"/>
          <w:szCs w:val="22"/>
        </w:rPr>
        <w:t xml:space="preserve"> </w:t>
      </w:r>
    </w:p>
    <w:p w14:paraId="303F41A5" w14:textId="2038D259" w:rsidR="000D27B2" w:rsidRPr="00930F5B" w:rsidRDefault="00B773D0" w:rsidP="00FE43C2">
      <w:pPr>
        <w:spacing w:after="0"/>
        <w:ind w:firstLine="708"/>
        <w:rPr>
          <w:sz w:val="22"/>
          <w:szCs w:val="22"/>
        </w:rPr>
      </w:pPr>
      <w:r w:rsidRPr="00930F5B">
        <w:rPr>
          <w:sz w:val="22"/>
          <w:szCs w:val="22"/>
        </w:rPr>
        <w:t xml:space="preserve">To </w:t>
      </w:r>
      <w:r w:rsidR="009C1BF4" w:rsidRPr="00930F5B">
        <w:rPr>
          <w:sz w:val="22"/>
          <w:szCs w:val="22"/>
        </w:rPr>
        <w:t>address</w:t>
      </w:r>
      <w:r w:rsidRPr="00930F5B">
        <w:rPr>
          <w:sz w:val="22"/>
          <w:szCs w:val="22"/>
        </w:rPr>
        <w:t xml:space="preserve"> th</w:t>
      </w:r>
      <w:r w:rsidR="009C1BF4" w:rsidRPr="00930F5B">
        <w:rPr>
          <w:sz w:val="22"/>
          <w:szCs w:val="22"/>
        </w:rPr>
        <w:t>is</w:t>
      </w:r>
      <w:r w:rsidRPr="00930F5B">
        <w:rPr>
          <w:sz w:val="22"/>
          <w:szCs w:val="22"/>
        </w:rPr>
        <w:t xml:space="preserve"> theoretical debate, </w:t>
      </w:r>
      <w:r w:rsidR="009C1BF4" w:rsidRPr="00930F5B">
        <w:rPr>
          <w:sz w:val="22"/>
          <w:szCs w:val="22"/>
        </w:rPr>
        <w:t xml:space="preserve">and </w:t>
      </w:r>
      <w:r w:rsidR="00006181" w:rsidRPr="00930F5B">
        <w:rPr>
          <w:sz w:val="22"/>
          <w:szCs w:val="22"/>
        </w:rPr>
        <w:t>in light with recent experimental studies (Onea &amp; Beaver, 2009; Gerőcs et al., 2014; Káldi, 2021), we designed a visual-world eye</w:t>
      </w:r>
      <w:r w:rsidR="00850303" w:rsidRPr="00930F5B">
        <w:rPr>
          <w:sz w:val="22"/>
          <w:szCs w:val="22"/>
        </w:rPr>
        <w:t>-</w:t>
      </w:r>
      <w:r w:rsidR="00006181" w:rsidRPr="00930F5B">
        <w:rPr>
          <w:sz w:val="22"/>
          <w:szCs w:val="22"/>
        </w:rPr>
        <w:t xml:space="preserve">tracking experiment </w:t>
      </w:r>
      <w:r w:rsidR="003A42ED" w:rsidRPr="00930F5B">
        <w:rPr>
          <w:sz w:val="22"/>
          <w:szCs w:val="22"/>
        </w:rPr>
        <w:t>(</w:t>
      </w:r>
      <w:r w:rsidR="003A42ED" w:rsidRPr="00930F5B">
        <w:rPr>
          <w:i/>
          <w:iCs/>
          <w:sz w:val="22"/>
          <w:szCs w:val="22"/>
        </w:rPr>
        <w:t>n</w:t>
      </w:r>
      <w:r w:rsidR="003A42ED" w:rsidRPr="00930F5B">
        <w:rPr>
          <w:sz w:val="22"/>
          <w:szCs w:val="22"/>
        </w:rPr>
        <w:t xml:space="preserve"> = </w:t>
      </w:r>
      <w:r w:rsidR="00794D3F" w:rsidRPr="00930F5B">
        <w:rPr>
          <w:sz w:val="22"/>
          <w:szCs w:val="22"/>
        </w:rPr>
        <w:t>55</w:t>
      </w:r>
      <w:r w:rsidR="00C92F2F" w:rsidRPr="00930F5B">
        <w:rPr>
          <w:sz w:val="22"/>
          <w:szCs w:val="22"/>
        </w:rPr>
        <w:t>; M</w:t>
      </w:r>
      <w:r w:rsidR="009B24E5" w:rsidRPr="00930F5B">
        <w:rPr>
          <w:sz w:val="22"/>
          <w:szCs w:val="22"/>
        </w:rPr>
        <w:t>eanA</w:t>
      </w:r>
      <w:r w:rsidR="00C92F2F" w:rsidRPr="00930F5B">
        <w:rPr>
          <w:sz w:val="22"/>
          <w:szCs w:val="22"/>
        </w:rPr>
        <w:t>ge = 3</w:t>
      </w:r>
      <w:r w:rsidR="00794D3F" w:rsidRPr="00930F5B">
        <w:rPr>
          <w:sz w:val="22"/>
          <w:szCs w:val="22"/>
        </w:rPr>
        <w:t>5</w:t>
      </w:r>
      <w:r w:rsidR="00C92F2F" w:rsidRPr="00930F5B">
        <w:rPr>
          <w:sz w:val="22"/>
          <w:szCs w:val="22"/>
        </w:rPr>
        <w:t xml:space="preserve">, female = </w:t>
      </w:r>
      <w:r w:rsidR="00794D3F" w:rsidRPr="00930F5B">
        <w:rPr>
          <w:sz w:val="22"/>
          <w:szCs w:val="22"/>
        </w:rPr>
        <w:t>32</w:t>
      </w:r>
      <w:r w:rsidR="003A42ED" w:rsidRPr="00930F5B">
        <w:rPr>
          <w:sz w:val="22"/>
          <w:szCs w:val="22"/>
        </w:rPr>
        <w:t>)</w:t>
      </w:r>
      <w:r w:rsidR="008C56AD" w:rsidRPr="00930F5B">
        <w:rPr>
          <w:sz w:val="22"/>
          <w:szCs w:val="22"/>
        </w:rPr>
        <w:t xml:space="preserve"> </w:t>
      </w:r>
      <w:r w:rsidR="00C56AAE" w:rsidRPr="00930F5B">
        <w:rPr>
          <w:sz w:val="22"/>
          <w:szCs w:val="22"/>
        </w:rPr>
        <w:t>to</w:t>
      </w:r>
      <w:r w:rsidR="00006181" w:rsidRPr="00930F5B">
        <w:rPr>
          <w:sz w:val="22"/>
          <w:szCs w:val="22"/>
        </w:rPr>
        <w:t xml:space="preserve"> differen</w:t>
      </w:r>
      <w:r w:rsidR="00C56AAE" w:rsidRPr="00930F5B">
        <w:rPr>
          <w:sz w:val="22"/>
          <w:szCs w:val="22"/>
        </w:rPr>
        <w:t>tiate</w:t>
      </w:r>
      <w:r w:rsidR="00006181" w:rsidRPr="00930F5B">
        <w:rPr>
          <w:sz w:val="22"/>
          <w:szCs w:val="22"/>
        </w:rPr>
        <w:t xml:space="preserve"> interpretation</w:t>
      </w:r>
      <w:r w:rsidR="00C56AAE" w:rsidRPr="00930F5B">
        <w:rPr>
          <w:sz w:val="22"/>
          <w:szCs w:val="22"/>
        </w:rPr>
        <w:t>s</w:t>
      </w:r>
      <w:r w:rsidR="00F02F4C" w:rsidRPr="00930F5B">
        <w:rPr>
          <w:sz w:val="22"/>
          <w:szCs w:val="22"/>
        </w:rPr>
        <w:t xml:space="preserve"> </w:t>
      </w:r>
      <w:r w:rsidR="00C56AAE" w:rsidRPr="00930F5B">
        <w:rPr>
          <w:sz w:val="22"/>
          <w:szCs w:val="22"/>
        </w:rPr>
        <w:t>associated with</w:t>
      </w:r>
      <w:r w:rsidR="00006181" w:rsidRPr="00930F5B">
        <w:rPr>
          <w:sz w:val="22"/>
          <w:szCs w:val="22"/>
        </w:rPr>
        <w:t xml:space="preserve"> the PVF structure.</w:t>
      </w:r>
      <w:r w:rsidR="004F61DC" w:rsidRPr="00930F5B">
        <w:rPr>
          <w:sz w:val="22"/>
          <w:szCs w:val="22"/>
        </w:rPr>
        <w:t xml:space="preserve"> Specifically, </w:t>
      </w:r>
      <w:r w:rsidR="00EB266A" w:rsidRPr="00930F5B">
        <w:rPr>
          <w:sz w:val="22"/>
          <w:szCs w:val="22"/>
        </w:rPr>
        <w:t>w</w:t>
      </w:r>
      <w:r w:rsidR="008A3FBA" w:rsidRPr="00930F5B">
        <w:rPr>
          <w:sz w:val="22"/>
          <w:szCs w:val="22"/>
        </w:rPr>
        <w:t>e were curious about Hungarian speakers</w:t>
      </w:r>
      <w:r w:rsidR="004F61DC" w:rsidRPr="00930F5B">
        <w:rPr>
          <w:sz w:val="22"/>
          <w:szCs w:val="22"/>
        </w:rPr>
        <w:t xml:space="preserve">’ dominant interpretation of the unmodified, simple PVF sentence </w:t>
      </w:r>
      <w:r w:rsidR="000B18B7" w:rsidRPr="00930F5B">
        <w:rPr>
          <w:sz w:val="22"/>
          <w:szCs w:val="22"/>
        </w:rPr>
        <w:t>(</w:t>
      </w:r>
      <w:r w:rsidR="004F61DC" w:rsidRPr="00930F5B">
        <w:rPr>
          <w:sz w:val="22"/>
          <w:szCs w:val="22"/>
        </w:rPr>
        <w:t>1b</w:t>
      </w:r>
      <w:r w:rsidR="000B18B7" w:rsidRPr="00930F5B">
        <w:rPr>
          <w:sz w:val="22"/>
          <w:szCs w:val="22"/>
        </w:rPr>
        <w:t>)</w:t>
      </w:r>
      <w:r w:rsidR="004F61DC" w:rsidRPr="00930F5B">
        <w:rPr>
          <w:sz w:val="22"/>
          <w:szCs w:val="22"/>
        </w:rPr>
        <w:t xml:space="preserve">, in </w:t>
      </w:r>
      <w:r w:rsidR="008136B2" w:rsidRPr="00930F5B">
        <w:rPr>
          <w:sz w:val="22"/>
          <w:szCs w:val="22"/>
        </w:rPr>
        <w:t>comparison</w:t>
      </w:r>
      <w:r w:rsidR="004F61DC" w:rsidRPr="00930F5B">
        <w:rPr>
          <w:sz w:val="22"/>
          <w:szCs w:val="22"/>
        </w:rPr>
        <w:t xml:space="preserve"> with the </w:t>
      </w:r>
      <w:r w:rsidR="004F61DC" w:rsidRPr="00930F5B">
        <w:rPr>
          <w:i/>
          <w:iCs/>
          <w:sz w:val="22"/>
          <w:szCs w:val="22"/>
        </w:rPr>
        <w:t>only</w:t>
      </w:r>
      <w:r w:rsidR="004F61DC" w:rsidRPr="00930F5B">
        <w:rPr>
          <w:sz w:val="22"/>
          <w:szCs w:val="22"/>
        </w:rPr>
        <w:t>-</w:t>
      </w:r>
      <w:r w:rsidR="008136B2" w:rsidRPr="00930F5B">
        <w:rPr>
          <w:sz w:val="22"/>
          <w:szCs w:val="22"/>
        </w:rPr>
        <w:t xml:space="preserve">exhaustive </w:t>
      </w:r>
      <w:r w:rsidR="004F61DC" w:rsidRPr="00930F5B">
        <w:rPr>
          <w:sz w:val="22"/>
          <w:szCs w:val="22"/>
        </w:rPr>
        <w:t>(1</w:t>
      </w:r>
      <w:r w:rsidR="000457E1" w:rsidRPr="00930F5B">
        <w:rPr>
          <w:sz w:val="22"/>
          <w:szCs w:val="22"/>
        </w:rPr>
        <w:t>c</w:t>
      </w:r>
      <w:r w:rsidR="004F61DC" w:rsidRPr="00930F5B">
        <w:rPr>
          <w:sz w:val="22"/>
          <w:szCs w:val="22"/>
        </w:rPr>
        <w:t>)</w:t>
      </w:r>
      <w:ins w:id="11" w:author="HSU, Yu-Yin [LST]" w:date="2026-03-08T18:51:00Z" w16du:dateUtc="2026-03-08T10:51:00Z">
        <w:r w:rsidR="00911B00">
          <w:rPr>
            <w:sz w:val="22"/>
            <w:szCs w:val="22"/>
          </w:rPr>
          <w:t>,</w:t>
        </w:r>
      </w:ins>
      <w:r w:rsidR="004F61DC" w:rsidRPr="00930F5B">
        <w:rPr>
          <w:sz w:val="22"/>
          <w:szCs w:val="22"/>
        </w:rPr>
        <w:t xml:space="preserve"> and the contrastive</w:t>
      </w:r>
      <w:r w:rsidR="008136B2" w:rsidRPr="00930F5B">
        <w:rPr>
          <w:sz w:val="22"/>
          <w:szCs w:val="22"/>
        </w:rPr>
        <w:t xml:space="preserve"> condition</w:t>
      </w:r>
      <w:r w:rsidR="00794D3F" w:rsidRPr="00930F5B">
        <w:rPr>
          <w:sz w:val="22"/>
          <w:szCs w:val="22"/>
        </w:rPr>
        <w:t>s</w:t>
      </w:r>
      <w:r w:rsidR="004F61DC" w:rsidRPr="00930F5B">
        <w:rPr>
          <w:sz w:val="22"/>
          <w:szCs w:val="22"/>
        </w:rPr>
        <w:t xml:space="preserve"> (1d)</w:t>
      </w:r>
      <w:r w:rsidR="008A3FBA" w:rsidRPr="00930F5B">
        <w:rPr>
          <w:sz w:val="22"/>
          <w:szCs w:val="22"/>
        </w:rPr>
        <w:t>.</w:t>
      </w:r>
      <w:r w:rsidR="008C56AD" w:rsidRPr="00930F5B">
        <w:rPr>
          <w:sz w:val="22"/>
          <w:szCs w:val="22"/>
        </w:rPr>
        <w:t xml:space="preserve"> </w:t>
      </w:r>
      <w:r w:rsidR="00FE43C2" w:rsidRPr="00930F5B">
        <w:rPr>
          <w:sz w:val="22"/>
          <w:szCs w:val="22"/>
        </w:rPr>
        <w:t>W</w:t>
      </w:r>
      <w:r w:rsidR="008C56AD" w:rsidRPr="00930F5B">
        <w:rPr>
          <w:sz w:val="22"/>
          <w:szCs w:val="22"/>
        </w:rPr>
        <w:t>e used a Sentence–Picture Verification (SPV) task</w:t>
      </w:r>
      <w:r w:rsidR="00FE43C2" w:rsidRPr="00930F5B">
        <w:rPr>
          <w:sz w:val="22"/>
          <w:szCs w:val="22"/>
        </w:rPr>
        <w:t xml:space="preserve"> (Fig. 1)</w:t>
      </w:r>
      <w:r w:rsidR="008C56AD" w:rsidRPr="00930F5B">
        <w:rPr>
          <w:sz w:val="22"/>
          <w:szCs w:val="22"/>
        </w:rPr>
        <w:t xml:space="preserve">, in which participants read </w:t>
      </w:r>
      <w:r w:rsidR="004C6544" w:rsidRPr="00930F5B">
        <w:rPr>
          <w:sz w:val="22"/>
          <w:szCs w:val="22"/>
        </w:rPr>
        <w:t xml:space="preserve">a </w:t>
      </w:r>
      <w:r w:rsidR="008C56AD" w:rsidRPr="00930F5B">
        <w:rPr>
          <w:sz w:val="22"/>
          <w:szCs w:val="22"/>
        </w:rPr>
        <w:t xml:space="preserve">sentence </w:t>
      </w:r>
      <w:r w:rsidR="004C6544" w:rsidRPr="00930F5B">
        <w:rPr>
          <w:sz w:val="22"/>
          <w:szCs w:val="22"/>
        </w:rPr>
        <w:t>in a</w:t>
      </w:r>
      <w:r w:rsidR="008C56AD" w:rsidRPr="00930F5B">
        <w:rPr>
          <w:sz w:val="22"/>
          <w:szCs w:val="22"/>
        </w:rPr>
        <w:t xml:space="preserve"> </w:t>
      </w:r>
      <w:r w:rsidR="004C6544" w:rsidRPr="00930F5B">
        <w:rPr>
          <w:sz w:val="22"/>
          <w:szCs w:val="22"/>
        </w:rPr>
        <w:t>s</w:t>
      </w:r>
      <w:r w:rsidR="008C56AD" w:rsidRPr="00930F5B">
        <w:rPr>
          <w:sz w:val="22"/>
          <w:szCs w:val="22"/>
        </w:rPr>
        <w:t>elf-</w:t>
      </w:r>
      <w:r w:rsidR="004C6544" w:rsidRPr="00930F5B">
        <w:rPr>
          <w:sz w:val="22"/>
          <w:szCs w:val="22"/>
        </w:rPr>
        <w:t>p</w:t>
      </w:r>
      <w:r w:rsidR="008C56AD" w:rsidRPr="00930F5B">
        <w:rPr>
          <w:sz w:val="22"/>
          <w:szCs w:val="22"/>
        </w:rPr>
        <w:t xml:space="preserve">aced </w:t>
      </w:r>
      <w:r w:rsidR="004C6544" w:rsidRPr="00930F5B">
        <w:rPr>
          <w:sz w:val="22"/>
          <w:szCs w:val="22"/>
        </w:rPr>
        <w:t>r</w:t>
      </w:r>
      <w:r w:rsidR="008C56AD" w:rsidRPr="00930F5B">
        <w:rPr>
          <w:sz w:val="22"/>
          <w:szCs w:val="22"/>
        </w:rPr>
        <w:t>eading (SPR)</w:t>
      </w:r>
      <w:r w:rsidR="004C6544" w:rsidRPr="00930F5B">
        <w:rPr>
          <w:sz w:val="22"/>
          <w:szCs w:val="22"/>
        </w:rPr>
        <w:t xml:space="preserve"> manner and were ask</w:t>
      </w:r>
      <w:r w:rsidR="006A41E7" w:rsidRPr="00930F5B">
        <w:rPr>
          <w:sz w:val="22"/>
          <w:szCs w:val="22"/>
        </w:rPr>
        <w:t>ed</w:t>
      </w:r>
      <w:r w:rsidR="004C6544" w:rsidRPr="00930F5B">
        <w:rPr>
          <w:sz w:val="22"/>
          <w:szCs w:val="22"/>
        </w:rPr>
        <w:t xml:space="preserve"> to</w:t>
      </w:r>
      <w:r w:rsidR="008C56AD" w:rsidRPr="00930F5B">
        <w:rPr>
          <w:sz w:val="22"/>
          <w:szCs w:val="22"/>
        </w:rPr>
        <w:t xml:space="preserve"> </w:t>
      </w:r>
      <w:r w:rsidR="004C6544" w:rsidRPr="00930F5B">
        <w:rPr>
          <w:sz w:val="22"/>
          <w:szCs w:val="22"/>
        </w:rPr>
        <w:t xml:space="preserve">indicate </w:t>
      </w:r>
      <w:r w:rsidR="0009649E" w:rsidRPr="00930F5B">
        <w:rPr>
          <w:sz w:val="22"/>
          <w:szCs w:val="22"/>
        </w:rPr>
        <w:t>one</w:t>
      </w:r>
      <w:r w:rsidR="004C6544" w:rsidRPr="00930F5B">
        <w:rPr>
          <w:sz w:val="22"/>
          <w:szCs w:val="22"/>
        </w:rPr>
        <w:t xml:space="preserve"> correct meaning-representation between two</w:t>
      </w:r>
      <w:r w:rsidR="008C56AD" w:rsidRPr="00930F5B">
        <w:rPr>
          <w:sz w:val="22"/>
          <w:szCs w:val="22"/>
        </w:rPr>
        <w:t xml:space="preserve"> visual stimuli. Materials constituted </w:t>
      </w:r>
      <w:r w:rsidR="00794D3F" w:rsidRPr="00930F5B">
        <w:rPr>
          <w:sz w:val="22"/>
          <w:szCs w:val="22"/>
        </w:rPr>
        <w:t xml:space="preserve">of </w:t>
      </w:r>
      <w:r w:rsidR="008C56AD" w:rsidRPr="00930F5B">
        <w:rPr>
          <w:sz w:val="22"/>
          <w:szCs w:val="22"/>
        </w:rPr>
        <w:t>54 sentences</w:t>
      </w:r>
      <w:r w:rsidR="00CF2CBF" w:rsidRPr="00930F5B">
        <w:rPr>
          <w:sz w:val="22"/>
          <w:szCs w:val="22"/>
        </w:rPr>
        <w:t xml:space="preserve"> (18 items × 3 conditions), and 54</w:t>
      </w:r>
      <w:r w:rsidR="008C56AD" w:rsidRPr="00930F5B">
        <w:rPr>
          <w:sz w:val="22"/>
          <w:szCs w:val="22"/>
        </w:rPr>
        <w:t xml:space="preserve"> pairs of images with relevant single</w:t>
      </w:r>
      <w:r w:rsidR="00F17A84" w:rsidRPr="00930F5B">
        <w:rPr>
          <w:sz w:val="22"/>
          <w:szCs w:val="22"/>
        </w:rPr>
        <w:t xml:space="preserve"> and </w:t>
      </w:r>
      <w:r w:rsidR="008C56AD" w:rsidRPr="00930F5B">
        <w:rPr>
          <w:sz w:val="22"/>
          <w:szCs w:val="22"/>
        </w:rPr>
        <w:t>multiple objects</w:t>
      </w:r>
      <w:r w:rsidR="00CF2CBF" w:rsidRPr="00930F5B">
        <w:rPr>
          <w:sz w:val="22"/>
          <w:szCs w:val="22"/>
        </w:rPr>
        <w:t xml:space="preserve"> (</w:t>
      </w:r>
      <w:r w:rsidR="008C56AD" w:rsidRPr="00930F5B">
        <w:rPr>
          <w:sz w:val="22"/>
          <w:szCs w:val="22"/>
        </w:rPr>
        <w:t xml:space="preserve">Fig. </w:t>
      </w:r>
      <w:r w:rsidR="006A41E7" w:rsidRPr="00930F5B">
        <w:rPr>
          <w:sz w:val="22"/>
          <w:szCs w:val="22"/>
        </w:rPr>
        <w:t>2</w:t>
      </w:r>
      <w:r w:rsidR="00CF2CBF" w:rsidRPr="00930F5B">
        <w:rPr>
          <w:sz w:val="22"/>
          <w:szCs w:val="22"/>
        </w:rPr>
        <w:t>)</w:t>
      </w:r>
      <w:r w:rsidR="00C90478" w:rsidRPr="00930F5B">
        <w:rPr>
          <w:sz w:val="22"/>
          <w:szCs w:val="22"/>
        </w:rPr>
        <w:t>, and 54 filler trial</w:t>
      </w:r>
      <w:r w:rsidR="00851476" w:rsidRPr="00930F5B">
        <w:rPr>
          <w:sz w:val="22"/>
          <w:szCs w:val="22"/>
        </w:rPr>
        <w:t>s</w:t>
      </w:r>
      <w:r w:rsidR="008C56AD" w:rsidRPr="00930F5B">
        <w:rPr>
          <w:sz w:val="22"/>
          <w:szCs w:val="22"/>
        </w:rPr>
        <w:t>.</w:t>
      </w:r>
      <w:r w:rsidR="00FE43C2" w:rsidRPr="00930F5B">
        <w:rPr>
          <w:sz w:val="22"/>
          <w:szCs w:val="22"/>
        </w:rPr>
        <w:t xml:space="preserve"> </w:t>
      </w:r>
      <w:r w:rsidR="000D27B2" w:rsidRPr="00930F5B">
        <w:rPr>
          <w:sz w:val="22"/>
          <w:szCs w:val="22"/>
        </w:rPr>
        <w:t>Using PCIbex</w:t>
      </w:r>
      <w:r w:rsidR="00186201" w:rsidRPr="00930F5B">
        <w:rPr>
          <w:sz w:val="22"/>
          <w:szCs w:val="22"/>
        </w:rPr>
        <w:t xml:space="preserve"> (Schwarz &amp; Zehr</w:t>
      </w:r>
      <w:r w:rsidR="00EF40AB" w:rsidRPr="00930F5B">
        <w:rPr>
          <w:sz w:val="22"/>
          <w:szCs w:val="22"/>
        </w:rPr>
        <w:t>, 2021</w:t>
      </w:r>
      <w:r w:rsidR="00186201" w:rsidRPr="00930F5B">
        <w:rPr>
          <w:sz w:val="22"/>
          <w:szCs w:val="22"/>
        </w:rPr>
        <w:t>)</w:t>
      </w:r>
      <w:r w:rsidR="004E5396" w:rsidRPr="00930F5B">
        <w:rPr>
          <w:sz w:val="22"/>
          <w:szCs w:val="22"/>
        </w:rPr>
        <w:t xml:space="preserve">, we collected </w:t>
      </w:r>
      <w:commentRangeStart w:id="12"/>
      <w:commentRangeStart w:id="13"/>
      <w:r w:rsidR="0036074C" w:rsidRPr="00930F5B">
        <w:rPr>
          <w:sz w:val="22"/>
          <w:szCs w:val="22"/>
        </w:rPr>
        <w:t>reading times</w:t>
      </w:r>
      <w:r w:rsidR="00A44339" w:rsidRPr="00930F5B">
        <w:rPr>
          <w:sz w:val="22"/>
          <w:szCs w:val="22"/>
        </w:rPr>
        <w:t xml:space="preserve"> (RT)</w:t>
      </w:r>
      <w:r w:rsidR="0036074C" w:rsidRPr="00930F5B">
        <w:rPr>
          <w:sz w:val="22"/>
          <w:szCs w:val="22"/>
        </w:rPr>
        <w:t xml:space="preserve"> </w:t>
      </w:r>
      <w:commentRangeEnd w:id="12"/>
      <w:r w:rsidR="00640B65" w:rsidRPr="00930F5B">
        <w:rPr>
          <w:rStyle w:val="CommentReference"/>
          <w:sz w:val="22"/>
          <w:szCs w:val="22"/>
        </w:rPr>
        <w:commentReference w:id="12"/>
      </w:r>
      <w:commentRangeEnd w:id="13"/>
      <w:r w:rsidR="004304DB" w:rsidRPr="00930F5B">
        <w:rPr>
          <w:rStyle w:val="CommentReference"/>
          <w:sz w:val="22"/>
          <w:szCs w:val="22"/>
        </w:rPr>
        <w:commentReference w:id="13"/>
      </w:r>
      <w:r w:rsidR="0036074C" w:rsidRPr="00930F5B">
        <w:rPr>
          <w:sz w:val="22"/>
          <w:szCs w:val="22"/>
        </w:rPr>
        <w:t xml:space="preserve">during </w:t>
      </w:r>
      <w:r w:rsidR="003D3EC9" w:rsidRPr="00930F5B">
        <w:rPr>
          <w:sz w:val="22"/>
          <w:szCs w:val="22"/>
        </w:rPr>
        <w:t>SPR</w:t>
      </w:r>
      <w:r w:rsidR="00662C51" w:rsidRPr="00930F5B">
        <w:rPr>
          <w:sz w:val="22"/>
          <w:szCs w:val="22"/>
        </w:rPr>
        <w:t>,</w:t>
      </w:r>
      <w:r w:rsidR="004B798D" w:rsidRPr="00930F5B">
        <w:rPr>
          <w:sz w:val="22"/>
          <w:szCs w:val="22"/>
        </w:rPr>
        <w:t xml:space="preserve"> and</w:t>
      </w:r>
      <w:r w:rsidR="00662C51" w:rsidRPr="00930F5B">
        <w:rPr>
          <w:sz w:val="22"/>
          <w:szCs w:val="22"/>
        </w:rPr>
        <w:t xml:space="preserve"> eye-tracking</w:t>
      </w:r>
      <w:r w:rsidR="00994D76" w:rsidRPr="00930F5B">
        <w:rPr>
          <w:sz w:val="22"/>
          <w:szCs w:val="22"/>
        </w:rPr>
        <w:t xml:space="preserve"> data</w:t>
      </w:r>
      <w:r w:rsidR="003D3EC9" w:rsidRPr="00930F5B">
        <w:rPr>
          <w:sz w:val="22"/>
          <w:szCs w:val="22"/>
        </w:rPr>
        <w:t xml:space="preserve"> (</w:t>
      </w:r>
      <w:commentRangeStart w:id="14"/>
      <w:commentRangeStart w:id="15"/>
      <w:r w:rsidR="00E617BB" w:rsidRPr="00930F5B">
        <w:rPr>
          <w:sz w:val="22"/>
          <w:szCs w:val="22"/>
        </w:rPr>
        <w:t>dwell time</w:t>
      </w:r>
      <w:commentRangeEnd w:id="14"/>
      <w:r w:rsidR="002E43F6" w:rsidRPr="00930F5B">
        <w:rPr>
          <w:rStyle w:val="CommentReference"/>
          <w:sz w:val="22"/>
          <w:szCs w:val="22"/>
        </w:rPr>
        <w:commentReference w:id="14"/>
      </w:r>
      <w:commentRangeEnd w:id="15"/>
      <w:r w:rsidR="00B45F7D" w:rsidRPr="00930F5B">
        <w:rPr>
          <w:rStyle w:val="CommentReference"/>
          <w:sz w:val="22"/>
          <w:szCs w:val="22"/>
        </w:rPr>
        <w:commentReference w:id="15"/>
      </w:r>
      <w:r w:rsidR="003D3EC9" w:rsidRPr="00930F5B">
        <w:rPr>
          <w:sz w:val="22"/>
          <w:szCs w:val="22"/>
        </w:rPr>
        <w:t>)</w:t>
      </w:r>
      <w:r w:rsidR="00662C51" w:rsidRPr="00930F5B">
        <w:rPr>
          <w:sz w:val="22"/>
          <w:szCs w:val="22"/>
        </w:rPr>
        <w:t xml:space="preserve"> during the </w:t>
      </w:r>
      <w:r w:rsidR="00732FD5" w:rsidRPr="00930F5B">
        <w:rPr>
          <w:sz w:val="22"/>
          <w:szCs w:val="22"/>
        </w:rPr>
        <w:t>SPV</w:t>
      </w:r>
      <w:r w:rsidR="0090126C" w:rsidRPr="00930F5B">
        <w:rPr>
          <w:sz w:val="22"/>
          <w:szCs w:val="22"/>
        </w:rPr>
        <w:t xml:space="preserve"> choice</w:t>
      </w:r>
      <w:r w:rsidR="009810FB" w:rsidRPr="00930F5B">
        <w:rPr>
          <w:sz w:val="22"/>
          <w:szCs w:val="22"/>
        </w:rPr>
        <w:t xml:space="preserve">, recording the </w:t>
      </w:r>
      <w:r w:rsidR="00B45F7D" w:rsidRPr="00930F5B">
        <w:rPr>
          <w:sz w:val="22"/>
          <w:szCs w:val="22"/>
        </w:rPr>
        <w:t xml:space="preserve">time </w:t>
      </w:r>
      <w:r w:rsidR="009810FB" w:rsidRPr="00930F5B">
        <w:rPr>
          <w:sz w:val="22"/>
          <w:szCs w:val="22"/>
        </w:rPr>
        <w:t xml:space="preserve">spent looking at </w:t>
      </w:r>
      <w:r w:rsidR="00794D3F" w:rsidRPr="00930F5B">
        <w:rPr>
          <w:sz w:val="22"/>
          <w:szCs w:val="22"/>
        </w:rPr>
        <w:t xml:space="preserve">the </w:t>
      </w:r>
      <w:r w:rsidR="004B798D" w:rsidRPr="00930F5B">
        <w:rPr>
          <w:sz w:val="22"/>
          <w:szCs w:val="22"/>
        </w:rPr>
        <w:t>target image</w:t>
      </w:r>
      <w:r w:rsidR="00794D3F" w:rsidRPr="00930F5B">
        <w:rPr>
          <w:sz w:val="22"/>
          <w:szCs w:val="22"/>
        </w:rPr>
        <w:t>s</w:t>
      </w:r>
      <w:r w:rsidR="008D67C4" w:rsidRPr="00930F5B">
        <w:rPr>
          <w:sz w:val="22"/>
          <w:szCs w:val="22"/>
        </w:rPr>
        <w:t>.</w:t>
      </w:r>
      <w:r w:rsidR="00143A47" w:rsidRPr="00930F5B">
        <w:rPr>
          <w:sz w:val="22"/>
          <w:szCs w:val="22"/>
        </w:rPr>
        <w:t xml:space="preserve"> </w:t>
      </w:r>
      <w:r w:rsidR="00A0249A" w:rsidRPr="00930F5B">
        <w:rPr>
          <w:sz w:val="22"/>
          <w:szCs w:val="22"/>
        </w:rPr>
        <w:t>It is assumed</w:t>
      </w:r>
      <w:r w:rsidR="00143A47" w:rsidRPr="00930F5B">
        <w:rPr>
          <w:sz w:val="22"/>
          <w:szCs w:val="22"/>
        </w:rPr>
        <w:t xml:space="preserve"> that less straightforward</w:t>
      </w:r>
      <w:r w:rsidR="00A0249A" w:rsidRPr="00930F5B">
        <w:rPr>
          <w:sz w:val="22"/>
          <w:szCs w:val="22"/>
        </w:rPr>
        <w:t>/uncommon</w:t>
      </w:r>
      <w:r w:rsidR="00143A47" w:rsidRPr="00930F5B">
        <w:rPr>
          <w:sz w:val="22"/>
          <w:szCs w:val="22"/>
        </w:rPr>
        <w:t xml:space="preserve"> choices would elicit longer </w:t>
      </w:r>
      <w:del w:id="16" w:author="HSU, Yu-Yin [LST]" w:date="2026-03-08T18:52:00Z" w16du:dateUtc="2026-03-08T10:52:00Z">
        <w:r w:rsidR="00A0249A" w:rsidRPr="00930F5B" w:rsidDel="003B5D04">
          <w:rPr>
            <w:sz w:val="22"/>
            <w:szCs w:val="22"/>
          </w:rPr>
          <w:delText xml:space="preserve">dwell </w:delText>
        </w:r>
      </w:del>
      <w:ins w:id="17" w:author="HSU, Yu-Yin [LST]" w:date="2026-03-08T18:52:00Z" w16du:dateUtc="2026-03-08T10:52:00Z">
        <w:r w:rsidR="003B5D04">
          <w:rPr>
            <w:sz w:val="22"/>
            <w:szCs w:val="22"/>
          </w:rPr>
          <w:t>reading</w:t>
        </w:r>
        <w:r w:rsidR="003B5D04" w:rsidRPr="00930F5B">
          <w:rPr>
            <w:sz w:val="22"/>
            <w:szCs w:val="22"/>
          </w:rPr>
          <w:t xml:space="preserve"> </w:t>
        </w:r>
      </w:ins>
      <w:r w:rsidR="00A0249A" w:rsidRPr="00930F5B">
        <w:rPr>
          <w:sz w:val="22"/>
          <w:szCs w:val="22"/>
        </w:rPr>
        <w:t xml:space="preserve">time </w:t>
      </w:r>
      <w:del w:id="18" w:author="HSU, Yu-Yin [LST]" w:date="2026-03-08T18:52:00Z" w16du:dateUtc="2026-03-08T10:52:00Z">
        <w:r w:rsidR="00143A47" w:rsidRPr="00930F5B" w:rsidDel="00911B00">
          <w:rPr>
            <w:sz w:val="22"/>
            <w:szCs w:val="22"/>
          </w:rPr>
          <w:delText>(</w:delText>
        </w:r>
      </w:del>
      <w:r w:rsidR="00143A47" w:rsidRPr="00930F5B">
        <w:rPr>
          <w:sz w:val="22"/>
          <w:szCs w:val="22"/>
        </w:rPr>
        <w:t>and more frequent</w:t>
      </w:r>
      <w:del w:id="19" w:author="HSU, Yu-Yin [LST]" w:date="2026-03-08T18:52:00Z" w16du:dateUtc="2026-03-08T10:52:00Z">
        <w:r w:rsidR="00143A47" w:rsidRPr="00930F5B" w:rsidDel="00911B00">
          <w:rPr>
            <w:sz w:val="22"/>
            <w:szCs w:val="22"/>
          </w:rPr>
          <w:delText>)</w:delText>
        </w:r>
      </w:del>
      <w:r w:rsidR="00143A47" w:rsidRPr="00930F5B">
        <w:rPr>
          <w:sz w:val="22"/>
          <w:szCs w:val="22"/>
        </w:rPr>
        <w:t xml:space="preserve"> looks</w:t>
      </w:r>
      <w:r w:rsidR="00B45F7D" w:rsidRPr="00930F5B">
        <w:rPr>
          <w:sz w:val="22"/>
          <w:szCs w:val="22"/>
        </w:rPr>
        <w:t>, reflecting higher cognitive load</w:t>
      </w:r>
      <w:r w:rsidR="00E43A9E" w:rsidRPr="00930F5B">
        <w:rPr>
          <w:sz w:val="22"/>
          <w:szCs w:val="22"/>
        </w:rPr>
        <w:t xml:space="preserve"> (Gidl</w:t>
      </w:r>
      <w:r w:rsidR="00E43A9E" w:rsidRPr="001E096E">
        <w:rPr>
          <w:sz w:val="22"/>
          <w:szCs w:val="22"/>
        </w:rPr>
        <w:t>öf et al. 2013</w:t>
      </w:r>
      <w:r w:rsidR="00E43A9E" w:rsidRPr="00930F5B">
        <w:rPr>
          <w:sz w:val="22"/>
          <w:szCs w:val="22"/>
        </w:rPr>
        <w:t>)</w:t>
      </w:r>
      <w:commentRangeStart w:id="20"/>
      <w:commentRangeStart w:id="21"/>
      <w:r w:rsidR="00B45F7D" w:rsidRPr="00930F5B">
        <w:rPr>
          <w:sz w:val="22"/>
          <w:szCs w:val="22"/>
        </w:rPr>
        <w:t>.</w:t>
      </w:r>
      <w:commentRangeEnd w:id="20"/>
      <w:r w:rsidR="00A0249A" w:rsidRPr="00930F5B">
        <w:rPr>
          <w:rStyle w:val="CommentReference"/>
          <w:sz w:val="22"/>
          <w:szCs w:val="22"/>
        </w:rPr>
        <w:commentReference w:id="20"/>
      </w:r>
      <w:commentRangeEnd w:id="21"/>
      <w:r w:rsidR="00972D17" w:rsidRPr="00930F5B">
        <w:rPr>
          <w:rStyle w:val="CommentReference"/>
          <w:sz w:val="22"/>
          <w:szCs w:val="22"/>
        </w:rPr>
        <w:commentReference w:id="21"/>
      </w:r>
    </w:p>
    <w:p w14:paraId="1756878F" w14:textId="77777777" w:rsidR="00784FD0" w:rsidRDefault="002D75BD" w:rsidP="000E0637">
      <w:pPr>
        <w:spacing w:after="0"/>
        <w:rPr>
          <w:ins w:id="22" w:author="HSU, Yu-Yin [LST]" w:date="2026-03-08T18:53:00Z" w16du:dateUtc="2026-03-08T10:53:00Z"/>
          <w:sz w:val="22"/>
          <w:szCs w:val="22"/>
        </w:rPr>
      </w:pPr>
      <w:r w:rsidRPr="00930F5B">
        <w:rPr>
          <w:sz w:val="22"/>
          <w:szCs w:val="22"/>
        </w:rPr>
        <w:tab/>
      </w:r>
      <w:r w:rsidR="00EE69DD" w:rsidRPr="00930F5B">
        <w:rPr>
          <w:sz w:val="22"/>
          <w:szCs w:val="22"/>
        </w:rPr>
        <w:t>The behav</w:t>
      </w:r>
      <w:r w:rsidR="00187130" w:rsidRPr="00930F5B">
        <w:rPr>
          <w:sz w:val="22"/>
          <w:szCs w:val="22"/>
        </w:rPr>
        <w:t>ioural results showed that participants</w:t>
      </w:r>
      <w:r w:rsidR="005A251D" w:rsidRPr="00930F5B">
        <w:rPr>
          <w:sz w:val="22"/>
          <w:szCs w:val="22"/>
        </w:rPr>
        <w:t xml:space="preserve"> overwhelmingly</w:t>
      </w:r>
      <w:r w:rsidR="00187130" w:rsidRPr="00930F5B">
        <w:rPr>
          <w:sz w:val="22"/>
          <w:szCs w:val="22"/>
        </w:rPr>
        <w:t xml:space="preserve"> </w:t>
      </w:r>
      <w:r w:rsidR="00FC7EA2" w:rsidRPr="00930F5B">
        <w:rPr>
          <w:sz w:val="22"/>
          <w:szCs w:val="22"/>
        </w:rPr>
        <w:t xml:space="preserve">interpreted </w:t>
      </w:r>
      <w:r w:rsidR="00C27A23" w:rsidRPr="00930F5B">
        <w:rPr>
          <w:sz w:val="22"/>
          <w:szCs w:val="22"/>
        </w:rPr>
        <w:t xml:space="preserve">the </w:t>
      </w:r>
      <w:r w:rsidR="00187130" w:rsidRPr="00930F5B">
        <w:rPr>
          <w:sz w:val="22"/>
          <w:szCs w:val="22"/>
        </w:rPr>
        <w:t>unmodified</w:t>
      </w:r>
      <w:r w:rsidR="00C27A23" w:rsidRPr="00930F5B">
        <w:rPr>
          <w:sz w:val="22"/>
          <w:szCs w:val="22"/>
        </w:rPr>
        <w:t xml:space="preserve"> </w:t>
      </w:r>
      <w:r w:rsidR="007B1711" w:rsidRPr="00930F5B">
        <w:rPr>
          <w:sz w:val="22"/>
          <w:szCs w:val="22"/>
        </w:rPr>
        <w:t xml:space="preserve">PVF </w:t>
      </w:r>
      <w:r w:rsidR="00187130" w:rsidRPr="00930F5B">
        <w:rPr>
          <w:sz w:val="22"/>
          <w:szCs w:val="22"/>
        </w:rPr>
        <w:t xml:space="preserve">sentences </w:t>
      </w:r>
      <w:r w:rsidR="00C258FF" w:rsidRPr="00930F5B">
        <w:rPr>
          <w:sz w:val="22"/>
          <w:szCs w:val="22"/>
        </w:rPr>
        <w:t>like</w:t>
      </w:r>
      <w:r w:rsidR="00F34F09" w:rsidRPr="00930F5B">
        <w:rPr>
          <w:sz w:val="22"/>
          <w:szCs w:val="22"/>
        </w:rPr>
        <w:t xml:space="preserve"> exhaustive</w:t>
      </w:r>
      <w:r w:rsidR="00C258FF" w:rsidRPr="00930F5B">
        <w:rPr>
          <w:sz w:val="22"/>
          <w:szCs w:val="22"/>
        </w:rPr>
        <w:t xml:space="preserve"> </w:t>
      </w:r>
      <w:r w:rsidR="00370785" w:rsidRPr="00930F5B">
        <w:rPr>
          <w:i/>
          <w:iCs/>
          <w:sz w:val="22"/>
          <w:szCs w:val="22"/>
        </w:rPr>
        <w:t>only-</w:t>
      </w:r>
      <w:r w:rsidR="00C258FF" w:rsidRPr="00930F5B">
        <w:rPr>
          <w:sz w:val="22"/>
          <w:szCs w:val="22"/>
        </w:rPr>
        <w:t>sentences</w:t>
      </w:r>
      <w:r w:rsidR="00FC7EA2" w:rsidRPr="00930F5B">
        <w:rPr>
          <w:sz w:val="22"/>
          <w:szCs w:val="22"/>
        </w:rPr>
        <w:t>,</w:t>
      </w:r>
      <w:r w:rsidR="00DF1E9C" w:rsidRPr="00930F5B">
        <w:rPr>
          <w:sz w:val="22"/>
          <w:szCs w:val="22"/>
        </w:rPr>
        <w:t xml:space="preserve"> choosing </w:t>
      </w:r>
      <w:del w:id="23" w:author="HSU, Yu-Yin [LST]" w:date="2026-03-08T18:12:00Z" w16du:dateUtc="2026-03-08T10:12:00Z">
        <w:r w:rsidR="00DF1E9C" w:rsidRPr="00930F5B" w:rsidDel="00F22868">
          <w:rPr>
            <w:sz w:val="22"/>
            <w:szCs w:val="22"/>
          </w:rPr>
          <w:delText>type A</w:delText>
        </w:r>
      </w:del>
      <w:ins w:id="24" w:author="HSU, Yu-Yin [LST]" w:date="2026-03-08T18:12:00Z" w16du:dateUtc="2026-03-08T10:12:00Z">
        <w:r w:rsidR="00F22868">
          <w:rPr>
            <w:sz w:val="22"/>
            <w:szCs w:val="22"/>
          </w:rPr>
          <w:t>single-object</w:t>
        </w:r>
      </w:ins>
      <w:r w:rsidR="00DF1E9C" w:rsidRPr="00930F5B">
        <w:rPr>
          <w:sz w:val="22"/>
          <w:szCs w:val="22"/>
        </w:rPr>
        <w:t xml:space="preserve"> images</w:t>
      </w:r>
      <w:ins w:id="25" w:author="HSU, Yu-Yin [LST]" w:date="2026-03-08T18:14:00Z" w16du:dateUtc="2026-03-08T10:14:00Z">
        <w:r w:rsidR="00F22868">
          <w:rPr>
            <w:sz w:val="22"/>
            <w:szCs w:val="22"/>
          </w:rPr>
          <w:t xml:space="preserve"> (A)</w:t>
        </w:r>
      </w:ins>
      <w:r w:rsidR="00370785" w:rsidRPr="00930F5B">
        <w:rPr>
          <w:sz w:val="22"/>
          <w:szCs w:val="22"/>
        </w:rPr>
        <w:t xml:space="preserve">, </w:t>
      </w:r>
      <w:r w:rsidR="00DF4FFA" w:rsidRPr="00930F5B">
        <w:rPr>
          <w:sz w:val="22"/>
          <w:szCs w:val="22"/>
        </w:rPr>
        <w:t>but in the contrastive</w:t>
      </w:r>
      <w:r w:rsidR="00A74C92" w:rsidRPr="00930F5B">
        <w:rPr>
          <w:sz w:val="22"/>
          <w:szCs w:val="22"/>
        </w:rPr>
        <w:t xml:space="preserve"> </w:t>
      </w:r>
      <w:r w:rsidR="00A7197C" w:rsidRPr="00930F5B">
        <w:rPr>
          <w:sz w:val="22"/>
          <w:szCs w:val="22"/>
        </w:rPr>
        <w:t xml:space="preserve">condition </w:t>
      </w:r>
      <w:r w:rsidR="00A74C92" w:rsidRPr="00930F5B">
        <w:rPr>
          <w:sz w:val="22"/>
          <w:szCs w:val="22"/>
        </w:rPr>
        <w:t>(</w:t>
      </w:r>
      <w:r w:rsidR="00A74C92" w:rsidRPr="00930F5B">
        <w:rPr>
          <w:i/>
          <w:iCs/>
          <w:sz w:val="22"/>
          <w:szCs w:val="22"/>
        </w:rPr>
        <w:t>among other</w:t>
      </w:r>
      <w:r w:rsidR="00A74C92" w:rsidRPr="00930F5B">
        <w:rPr>
          <w:sz w:val="22"/>
          <w:szCs w:val="22"/>
        </w:rPr>
        <w:t xml:space="preserve">-sentences) </w:t>
      </w:r>
      <w:r w:rsidR="00A7197C" w:rsidRPr="00930F5B">
        <w:rPr>
          <w:sz w:val="22"/>
          <w:szCs w:val="22"/>
        </w:rPr>
        <w:t>they</w:t>
      </w:r>
      <w:r w:rsidR="00DF1E9C" w:rsidRPr="00930F5B">
        <w:rPr>
          <w:sz w:val="22"/>
          <w:szCs w:val="22"/>
        </w:rPr>
        <w:t xml:space="preserve"> </w:t>
      </w:r>
      <w:ins w:id="26" w:author="HSU, Yu-Yin [LST]" w:date="2026-03-08T18:53:00Z" w16du:dateUtc="2026-03-08T10:53:00Z">
        <w:r w:rsidR="00784FD0">
          <w:rPr>
            <w:sz w:val="22"/>
            <w:szCs w:val="22"/>
          </w:rPr>
          <w:t xml:space="preserve">dominantly </w:t>
        </w:r>
      </w:ins>
      <w:r w:rsidR="00DF1E9C" w:rsidRPr="00930F5B">
        <w:rPr>
          <w:sz w:val="22"/>
          <w:szCs w:val="22"/>
        </w:rPr>
        <w:t xml:space="preserve">preferred </w:t>
      </w:r>
      <w:r w:rsidR="00DA1960" w:rsidRPr="00930F5B">
        <w:rPr>
          <w:sz w:val="22"/>
          <w:szCs w:val="22"/>
        </w:rPr>
        <w:t xml:space="preserve">the multi-object </w:t>
      </w:r>
      <w:del w:id="27" w:author="HSU, Yu-Yin [LST]" w:date="2026-03-08T18:12:00Z" w16du:dateUtc="2026-03-08T10:12:00Z">
        <w:r w:rsidR="00DA1960" w:rsidRPr="00930F5B" w:rsidDel="00F22868">
          <w:rPr>
            <w:sz w:val="22"/>
            <w:szCs w:val="22"/>
          </w:rPr>
          <w:delText xml:space="preserve">type B </w:delText>
        </w:r>
      </w:del>
      <w:r w:rsidR="00DA1960" w:rsidRPr="00930F5B">
        <w:rPr>
          <w:sz w:val="22"/>
          <w:szCs w:val="22"/>
        </w:rPr>
        <w:t>images</w:t>
      </w:r>
      <w:ins w:id="28" w:author="HSU, Yu-Yin [LST]" w:date="2026-03-08T18:14:00Z" w16du:dateUtc="2026-03-08T10:14:00Z">
        <w:r w:rsidR="00F22868">
          <w:rPr>
            <w:sz w:val="22"/>
            <w:szCs w:val="22"/>
          </w:rPr>
          <w:t xml:space="preserve"> (B)</w:t>
        </w:r>
      </w:ins>
      <w:del w:id="29" w:author="HSU, Yu-Yin [LST]" w:date="2026-03-08T18:12:00Z" w16du:dateUtc="2026-03-08T10:12:00Z">
        <w:r w:rsidR="00DA1960" w:rsidRPr="00930F5B" w:rsidDel="00F22868">
          <w:rPr>
            <w:sz w:val="22"/>
            <w:szCs w:val="22"/>
          </w:rPr>
          <w:delText xml:space="preserve">, </w:delText>
        </w:r>
        <w:r w:rsidR="00C34A85" w:rsidRPr="00930F5B" w:rsidDel="00F22868">
          <w:rPr>
            <w:sz w:val="22"/>
            <w:szCs w:val="22"/>
          </w:rPr>
          <w:delText>i.e., a</w:delText>
        </w:r>
        <w:r w:rsidR="00A45F44" w:rsidRPr="00930F5B" w:rsidDel="00F22868">
          <w:rPr>
            <w:sz w:val="22"/>
            <w:szCs w:val="22"/>
          </w:rPr>
          <w:delText xml:space="preserve"> non-exhaustive reading</w:delText>
        </w:r>
      </w:del>
      <w:r w:rsidR="00C34A85" w:rsidRPr="00930F5B">
        <w:rPr>
          <w:sz w:val="22"/>
          <w:szCs w:val="22"/>
        </w:rPr>
        <w:t xml:space="preserve"> </w:t>
      </w:r>
      <w:r w:rsidR="009476EC" w:rsidRPr="00930F5B">
        <w:rPr>
          <w:sz w:val="22"/>
          <w:szCs w:val="22"/>
        </w:rPr>
        <w:t>(</w:t>
      </w:r>
      <w:r w:rsidR="00A82708" w:rsidRPr="00930F5B">
        <w:rPr>
          <w:sz w:val="22"/>
          <w:szCs w:val="22"/>
        </w:rPr>
        <w:t>T</w:t>
      </w:r>
      <w:r w:rsidR="00F07A70" w:rsidRPr="00930F5B">
        <w:rPr>
          <w:sz w:val="22"/>
          <w:szCs w:val="22"/>
        </w:rPr>
        <w:t>a</w:t>
      </w:r>
      <w:r w:rsidR="00A82708" w:rsidRPr="00930F5B">
        <w:rPr>
          <w:sz w:val="22"/>
          <w:szCs w:val="22"/>
        </w:rPr>
        <w:t>ble 1</w:t>
      </w:r>
      <w:r w:rsidR="009476EC" w:rsidRPr="00930F5B">
        <w:rPr>
          <w:sz w:val="22"/>
          <w:szCs w:val="22"/>
        </w:rPr>
        <w:t>)</w:t>
      </w:r>
      <w:r w:rsidR="00A82708" w:rsidRPr="00930F5B">
        <w:rPr>
          <w:sz w:val="22"/>
          <w:szCs w:val="22"/>
        </w:rPr>
        <w:t>.</w:t>
      </w:r>
      <w:r w:rsidR="00FE43C2" w:rsidRPr="00930F5B">
        <w:rPr>
          <w:sz w:val="22"/>
          <w:szCs w:val="22"/>
        </w:rPr>
        <w:t xml:space="preserve"> </w:t>
      </w:r>
    </w:p>
    <w:p w14:paraId="4D9D8438" w14:textId="124427A8" w:rsidR="00930F5B" w:rsidDel="0023429F" w:rsidRDefault="000842A0">
      <w:pPr>
        <w:spacing w:after="0"/>
        <w:ind w:firstLine="708"/>
        <w:rPr>
          <w:ins w:id="30" w:author="Gábor P." w:date="2026-03-08T14:35:00Z" w16du:dateUtc="2026-03-08T06:35:00Z"/>
          <w:del w:id="31" w:author="HSU, Yu-Yin [LST]" w:date="2026-03-08T18:46:00Z" w16du:dateUtc="2026-03-08T10:46:00Z"/>
          <w:sz w:val="22"/>
          <w:szCs w:val="22"/>
        </w:rPr>
      </w:pPr>
      <w:ins w:id="32" w:author="Gábor P." w:date="2026-03-08T13:50:00Z" w16du:dateUtc="2026-03-08T05:50:00Z">
        <w:del w:id="33" w:author="HSU, Yu-Yin [LST]" w:date="2026-03-08T18:13:00Z" w16du:dateUtc="2026-03-08T10:13:00Z">
          <w:r w:rsidRPr="00930F5B" w:rsidDel="00F22868">
            <w:rPr>
              <w:sz w:val="22"/>
              <w:szCs w:val="22"/>
            </w:rPr>
            <w:delText>Reading times on the sentence level were significantly different across c</w:delText>
          </w:r>
        </w:del>
      </w:ins>
      <w:ins w:id="34" w:author="HSU, Yu-Yin [LST]" w:date="2026-03-08T18:13:00Z" w16du:dateUtc="2026-03-08T10:13:00Z">
        <w:r w:rsidR="00F22868">
          <w:rPr>
            <w:sz w:val="22"/>
            <w:szCs w:val="22"/>
          </w:rPr>
          <w:t>C</w:t>
        </w:r>
      </w:ins>
      <w:ins w:id="35" w:author="Gábor P." w:date="2026-03-08T13:50:00Z" w16du:dateUtc="2026-03-08T05:50:00Z">
        <w:r w:rsidRPr="00930F5B">
          <w:rPr>
            <w:sz w:val="22"/>
            <w:szCs w:val="22"/>
          </w:rPr>
          <w:t xml:space="preserve">onditions </w:t>
        </w:r>
      </w:ins>
      <w:ins w:id="36" w:author="HSU, Yu-Yin [LST]" w:date="2026-03-08T18:13:00Z" w16du:dateUtc="2026-03-08T10:13:00Z">
        <w:r w:rsidR="00F22868">
          <w:rPr>
            <w:sz w:val="22"/>
            <w:szCs w:val="22"/>
          </w:rPr>
          <w:t xml:space="preserve">significantly influence </w:t>
        </w:r>
      </w:ins>
      <w:ins w:id="37" w:author="HSU, Yu-Yin [LST]" w:date="2026-03-08T18:53:00Z" w16du:dateUtc="2026-03-08T10:53:00Z">
        <w:r w:rsidR="00F532DF">
          <w:rPr>
            <w:sz w:val="22"/>
            <w:szCs w:val="22"/>
          </w:rPr>
          <w:t>sentences’</w:t>
        </w:r>
      </w:ins>
      <w:ins w:id="38" w:author="HSU, Yu-Yin [LST]" w:date="2026-03-08T18:13:00Z" w16du:dateUtc="2026-03-08T10:13:00Z">
        <w:r w:rsidR="00F22868">
          <w:rPr>
            <w:sz w:val="22"/>
            <w:szCs w:val="22"/>
          </w:rPr>
          <w:t xml:space="preserve"> overall RTs</w:t>
        </w:r>
      </w:ins>
      <w:ins w:id="39" w:author="Gábor P." w:date="2026-03-08T13:50:00Z" w16du:dateUtc="2026-03-08T05:50:00Z">
        <w:del w:id="40" w:author="HSU, Yu-Yin [LST]" w:date="2026-03-08T18:13:00Z" w16du:dateUtc="2026-03-08T10:13:00Z">
          <w:r w:rsidRPr="00930F5B" w:rsidDel="00F22868">
            <w:rPr>
              <w:sz w:val="22"/>
              <w:szCs w:val="22"/>
            </w:rPr>
            <w:delText>(</w:delText>
          </w:r>
          <w:r w:rsidRPr="00930F5B" w:rsidDel="00F22868">
            <w:rPr>
              <w:i/>
              <w:iCs/>
              <w:sz w:val="22"/>
              <w:szCs w:val="22"/>
            </w:rPr>
            <w:delText>p</w:delText>
          </w:r>
          <w:r w:rsidRPr="00930F5B" w:rsidDel="00F22868">
            <w:rPr>
              <w:sz w:val="22"/>
              <w:szCs w:val="22"/>
            </w:rPr>
            <w:delText>&lt;.0001)</w:delText>
          </w:r>
        </w:del>
      </w:ins>
      <w:ins w:id="41" w:author="HSU, Yu-Yin [LST]" w:date="2026-03-08T18:13:00Z" w16du:dateUtc="2026-03-08T10:13:00Z">
        <w:r w:rsidR="00F22868">
          <w:rPr>
            <w:sz w:val="22"/>
            <w:szCs w:val="22"/>
          </w:rPr>
          <w:t>:</w:t>
        </w:r>
      </w:ins>
      <w:ins w:id="42" w:author="Gábor P." w:date="2026-03-08T13:50:00Z" w16du:dateUtc="2026-03-08T05:50:00Z">
        <w:del w:id="43" w:author="HSU, Yu-Yin [LST]" w:date="2026-03-08T18:13:00Z" w16du:dateUtc="2026-03-08T10:13:00Z">
          <w:r w:rsidRPr="00930F5B" w:rsidDel="00F22868">
            <w:rPr>
              <w:sz w:val="22"/>
              <w:szCs w:val="22"/>
            </w:rPr>
            <w:delText>,</w:delText>
          </w:r>
        </w:del>
        <w:r w:rsidRPr="00930F5B">
          <w:rPr>
            <w:sz w:val="22"/>
            <w:szCs w:val="22"/>
          </w:rPr>
          <w:t xml:space="preserve"> exhaustive sentences were read faster than unmodified (</w:t>
        </w:r>
        <w:r w:rsidRPr="00930F5B">
          <w:rPr>
            <w:i/>
            <w:iCs/>
            <w:sz w:val="22"/>
            <w:szCs w:val="22"/>
          </w:rPr>
          <w:t>p</w:t>
        </w:r>
        <w:r w:rsidRPr="00930F5B">
          <w:rPr>
            <w:sz w:val="22"/>
            <w:szCs w:val="22"/>
          </w:rPr>
          <w:t>&lt;.0001) and contrastive sentences (</w:t>
        </w:r>
        <w:r w:rsidRPr="00930F5B">
          <w:rPr>
            <w:i/>
            <w:iCs/>
            <w:sz w:val="22"/>
            <w:szCs w:val="22"/>
          </w:rPr>
          <w:t>p</w:t>
        </w:r>
        <w:r w:rsidRPr="00930F5B">
          <w:rPr>
            <w:sz w:val="22"/>
            <w:szCs w:val="22"/>
          </w:rPr>
          <w:t>&lt;.05).</w:t>
        </w:r>
      </w:ins>
      <w:ins w:id="44" w:author="Gábor P." w:date="2026-03-08T13:51:00Z" w16du:dateUtc="2026-03-08T05:51:00Z">
        <w:r w:rsidR="00DB27DB" w:rsidRPr="00930F5B">
          <w:rPr>
            <w:sz w:val="22"/>
            <w:szCs w:val="22"/>
          </w:rPr>
          <w:t xml:space="preserve"> Pairwise </w:t>
        </w:r>
      </w:ins>
      <w:ins w:id="45" w:author="Gábor P." w:date="2026-03-08T13:52:00Z" w16du:dateUtc="2026-03-08T05:52:00Z">
        <w:r w:rsidR="00DB27DB" w:rsidRPr="00930F5B">
          <w:rPr>
            <w:sz w:val="22"/>
            <w:szCs w:val="22"/>
          </w:rPr>
          <w:t xml:space="preserve">comparisons showed </w:t>
        </w:r>
      </w:ins>
      <w:ins w:id="46" w:author="Gábor P." w:date="2026-03-08T13:53:00Z" w16du:dateUtc="2026-03-08T05:53:00Z">
        <w:r w:rsidR="00DB27DB" w:rsidRPr="00930F5B">
          <w:rPr>
            <w:sz w:val="22"/>
            <w:szCs w:val="22"/>
          </w:rPr>
          <w:t xml:space="preserve">that </w:t>
        </w:r>
        <w:del w:id="47" w:author="HSU, Yu-Yin [LST]" w:date="2026-03-08T18:14:00Z" w16du:dateUtc="2026-03-08T10:14:00Z">
          <w:r w:rsidR="00DB27DB" w:rsidRPr="00930F5B" w:rsidDel="00F22868">
            <w:rPr>
              <w:sz w:val="22"/>
              <w:szCs w:val="22"/>
            </w:rPr>
            <w:delText xml:space="preserve">the RTs </w:delText>
          </w:r>
        </w:del>
      </w:ins>
      <w:ins w:id="48" w:author="Gábor P." w:date="2026-03-08T13:54:00Z" w16du:dateUtc="2026-03-08T05:54:00Z">
        <w:del w:id="49" w:author="HSU, Yu-Yin [LST]" w:date="2026-03-08T18:14:00Z" w16du:dateUtc="2026-03-08T10:14:00Z">
          <w:r w:rsidR="00DB27DB" w:rsidRPr="00930F5B" w:rsidDel="00F22868">
            <w:rPr>
              <w:sz w:val="22"/>
              <w:szCs w:val="22"/>
            </w:rPr>
            <w:delText xml:space="preserve">of </w:delText>
          </w:r>
        </w:del>
        <w:r w:rsidR="00DB27DB" w:rsidRPr="00930F5B">
          <w:rPr>
            <w:i/>
            <w:iCs/>
            <w:sz w:val="22"/>
            <w:szCs w:val="22"/>
            <w:rPrChange w:id="50" w:author="Gábor P." w:date="2026-03-08T14:29:00Z" w16du:dateUtc="2026-03-08T06:29:00Z">
              <w:rPr>
                <w:sz w:val="22"/>
                <w:szCs w:val="22"/>
              </w:rPr>
            </w:rPrChange>
          </w:rPr>
          <w:t>only</w:t>
        </w:r>
        <w:r w:rsidR="00DB27DB" w:rsidRPr="00930F5B">
          <w:rPr>
            <w:sz w:val="22"/>
            <w:szCs w:val="22"/>
          </w:rPr>
          <w:t xml:space="preserve">-sentences </w:t>
        </w:r>
      </w:ins>
      <w:ins w:id="51" w:author="Gábor P." w:date="2026-03-08T13:53:00Z" w16du:dateUtc="2026-03-08T05:53:00Z">
        <w:r w:rsidR="00DB27DB" w:rsidRPr="00930F5B">
          <w:rPr>
            <w:sz w:val="22"/>
            <w:szCs w:val="22"/>
          </w:rPr>
          <w:t xml:space="preserve">were </w:t>
        </w:r>
      </w:ins>
      <w:ins w:id="52" w:author="HSU, Yu-Yin [LST]" w:date="2026-03-08T18:14:00Z" w16du:dateUtc="2026-03-08T10:14:00Z">
        <w:r w:rsidR="00F22868">
          <w:rPr>
            <w:sz w:val="22"/>
            <w:szCs w:val="22"/>
          </w:rPr>
          <w:t xml:space="preserve">read </w:t>
        </w:r>
      </w:ins>
      <w:ins w:id="53" w:author="Gábor P." w:date="2026-03-08T13:53:00Z" w16du:dateUtc="2026-03-08T05:53:00Z">
        <w:r w:rsidR="00DB27DB" w:rsidRPr="00930F5B">
          <w:rPr>
            <w:sz w:val="22"/>
            <w:szCs w:val="22"/>
          </w:rPr>
          <w:t>especially fast</w:t>
        </w:r>
      </w:ins>
      <w:ins w:id="54" w:author="Gábor P." w:date="2026-03-08T13:54:00Z" w16du:dateUtc="2026-03-08T05:54:00Z">
        <w:r w:rsidR="00DB27DB" w:rsidRPr="00930F5B">
          <w:rPr>
            <w:sz w:val="22"/>
            <w:szCs w:val="22"/>
          </w:rPr>
          <w:t xml:space="preserve"> when compared to unmodified sentences when people chose </w:t>
        </w:r>
        <w:del w:id="55" w:author="HSU, Yu-Yin [LST]" w:date="2026-03-08T18:15:00Z" w16du:dateUtc="2026-03-08T10:15:00Z">
          <w:r w:rsidR="00DB27DB" w:rsidRPr="00930F5B" w:rsidDel="000513F0">
            <w:rPr>
              <w:sz w:val="22"/>
              <w:szCs w:val="22"/>
            </w:rPr>
            <w:delText xml:space="preserve">image </w:delText>
          </w:r>
        </w:del>
        <w:r w:rsidR="00DB27DB" w:rsidRPr="00930F5B">
          <w:rPr>
            <w:sz w:val="22"/>
            <w:szCs w:val="22"/>
          </w:rPr>
          <w:t>A (</w:t>
        </w:r>
        <w:r w:rsidR="00DB27DB" w:rsidRPr="00930F5B">
          <w:rPr>
            <w:i/>
            <w:iCs/>
            <w:sz w:val="22"/>
            <w:szCs w:val="22"/>
            <w:rPrChange w:id="56" w:author="Gábor P." w:date="2026-03-08T14:29:00Z" w16du:dateUtc="2026-03-08T06:29:00Z">
              <w:rPr>
                <w:sz w:val="22"/>
                <w:szCs w:val="22"/>
              </w:rPr>
            </w:rPrChange>
          </w:rPr>
          <w:t>p</w:t>
        </w:r>
        <w:r w:rsidR="00DB27DB" w:rsidRPr="00930F5B">
          <w:rPr>
            <w:sz w:val="22"/>
            <w:szCs w:val="22"/>
          </w:rPr>
          <w:t>=</w:t>
        </w:r>
        <w:r w:rsidR="00DB27DB" w:rsidRPr="00930F5B">
          <w:rPr>
            <w:sz w:val="22"/>
            <w:szCs w:val="22"/>
            <w:rPrChange w:id="57" w:author="Gábor P." w:date="2026-03-08T14:29:00Z" w16du:dateUtc="2026-03-08T06:29:00Z">
              <w:rPr>
                <w:rFonts w:ascii="Courier New" w:hAnsi="Courier New" w:cs="Courier New"/>
                <w:color w:val="EE0000"/>
                <w:highlight w:val="yellow"/>
              </w:rPr>
            </w:rPrChange>
          </w:rPr>
          <w:t>.0004</w:t>
        </w:r>
        <w:r w:rsidR="00DB27DB" w:rsidRPr="00930F5B">
          <w:rPr>
            <w:sz w:val="22"/>
            <w:szCs w:val="22"/>
            <w:rPrChange w:id="58" w:author="Gábor P." w:date="2026-03-08T14:29:00Z" w16du:dateUtc="2026-03-08T06:29:00Z">
              <w:rPr>
                <w:rFonts w:ascii="Courier New" w:hAnsi="Courier New" w:cs="Courier New"/>
                <w:color w:val="EE0000"/>
              </w:rPr>
            </w:rPrChange>
          </w:rPr>
          <w:t>)</w:t>
        </w:r>
        <w:r w:rsidR="00DB27DB" w:rsidRPr="00930F5B">
          <w:rPr>
            <w:sz w:val="22"/>
            <w:szCs w:val="22"/>
          </w:rPr>
          <w:t>.</w:t>
        </w:r>
      </w:ins>
      <w:ins w:id="59" w:author="Gábor P." w:date="2026-03-08T13:53:00Z" w16du:dateUtc="2026-03-08T05:53:00Z">
        <w:r w:rsidR="00DB27DB" w:rsidRPr="00930F5B">
          <w:rPr>
            <w:sz w:val="22"/>
            <w:szCs w:val="22"/>
          </w:rPr>
          <w:t xml:space="preserve"> </w:t>
        </w:r>
      </w:ins>
      <w:ins w:id="60" w:author="Gábor P." w:date="2026-03-08T14:02:00Z" w16du:dateUtc="2026-03-08T06:02:00Z">
        <w:del w:id="61" w:author="HSU, Yu-Yin [LST]" w:date="2026-03-08T18:16:00Z" w16du:dateUtc="2026-03-08T10:16:00Z">
          <w:r w:rsidR="006E131B" w:rsidRPr="00930F5B" w:rsidDel="000513F0">
            <w:rPr>
              <w:sz w:val="22"/>
              <w:szCs w:val="22"/>
            </w:rPr>
            <w:delText>RTs o</w:delText>
          </w:r>
        </w:del>
      </w:ins>
      <w:ins w:id="62" w:author="HSU, Yu-Yin [LST]" w:date="2026-03-08T18:54:00Z" w16du:dateUtc="2026-03-08T10:54:00Z">
        <w:r w:rsidR="008B799C">
          <w:rPr>
            <w:sz w:val="22"/>
            <w:szCs w:val="22"/>
          </w:rPr>
          <w:t>During word-by-word processing, i</w:t>
        </w:r>
      </w:ins>
      <w:ins w:id="63" w:author="Gábor P." w:date="2026-03-08T14:02:00Z" w16du:dateUtc="2026-03-08T06:02:00Z">
        <w:del w:id="64" w:author="HSU, Yu-Yin [LST]" w:date="2026-03-08T18:16:00Z" w16du:dateUtc="2026-03-08T10:16:00Z">
          <w:r w:rsidR="006E131B" w:rsidRPr="00930F5B" w:rsidDel="000513F0">
            <w:rPr>
              <w:sz w:val="22"/>
              <w:szCs w:val="22"/>
            </w:rPr>
            <w:delText>f</w:delText>
          </w:r>
        </w:del>
      </w:ins>
      <w:ins w:id="65" w:author="HSU, Yu-Yin [LST]" w:date="2026-03-08T18:16:00Z" w16du:dateUtc="2026-03-08T10:16:00Z">
        <w:r w:rsidR="000513F0">
          <w:rPr>
            <w:sz w:val="22"/>
            <w:szCs w:val="22"/>
          </w:rPr>
          <w:t>n</w:t>
        </w:r>
      </w:ins>
      <w:ins w:id="66" w:author="Gábor P." w:date="2026-03-08T14:02:00Z" w16du:dateUtc="2026-03-08T06:02:00Z">
        <w:r w:rsidR="006E131B" w:rsidRPr="00930F5B">
          <w:rPr>
            <w:sz w:val="22"/>
            <w:szCs w:val="22"/>
          </w:rPr>
          <w:t xml:space="preserve"> region</w:t>
        </w:r>
        <w:del w:id="67" w:author="HSU, Yu-Yin [LST]" w:date="2026-03-08T18:54:00Z" w16du:dateUtc="2026-03-08T10:54:00Z">
          <w:r w:rsidR="006E131B" w:rsidRPr="00930F5B" w:rsidDel="00E55BC2">
            <w:rPr>
              <w:sz w:val="22"/>
              <w:szCs w:val="22"/>
            </w:rPr>
            <w:delText>s</w:delText>
          </w:r>
        </w:del>
        <w:r w:rsidR="006E131B" w:rsidRPr="00930F5B">
          <w:rPr>
            <w:sz w:val="22"/>
            <w:szCs w:val="22"/>
          </w:rPr>
          <w:t xml:space="preserve"> </w:t>
        </w:r>
        <w:del w:id="68" w:author="HSU, Yu-Yin [LST]" w:date="2026-03-08T18:16:00Z" w16du:dateUtc="2026-03-08T10:16:00Z">
          <w:r w:rsidR="006E131B" w:rsidRPr="00930F5B" w:rsidDel="000513F0">
            <w:rPr>
              <w:sz w:val="22"/>
              <w:szCs w:val="22"/>
            </w:rPr>
            <w:delText xml:space="preserve">of interest at the end of the sentence differed </w:delText>
          </w:r>
        </w:del>
      </w:ins>
      <w:ins w:id="69" w:author="Gábor P." w:date="2026-03-08T14:03:00Z" w16du:dateUtc="2026-03-08T06:03:00Z">
        <w:del w:id="70" w:author="HSU, Yu-Yin [LST]" w:date="2026-03-08T18:16:00Z" w16du:dateUtc="2026-03-08T10:16:00Z">
          <w:r w:rsidR="006E131B" w:rsidRPr="00930F5B" w:rsidDel="000513F0">
            <w:rPr>
              <w:sz w:val="22"/>
              <w:szCs w:val="22"/>
            </w:rPr>
            <w:delText>as well</w:delText>
          </w:r>
        </w:del>
      </w:ins>
      <w:ins w:id="71" w:author="HSU, Yu-Yin [LST]" w:date="2026-03-08T18:16:00Z" w16du:dateUtc="2026-03-08T10:16:00Z">
        <w:r w:rsidR="000513F0">
          <w:rPr>
            <w:sz w:val="22"/>
            <w:szCs w:val="22"/>
          </w:rPr>
          <w:t>corresponding to ‘only’</w:t>
        </w:r>
      </w:ins>
      <w:ins w:id="72" w:author="Gábor P." w:date="2026-03-08T14:03:00Z" w16du:dateUtc="2026-03-08T06:03:00Z">
        <w:r w:rsidR="006E131B" w:rsidRPr="00930F5B">
          <w:rPr>
            <w:sz w:val="22"/>
            <w:szCs w:val="22"/>
          </w:rPr>
          <w:t>,</w:t>
        </w:r>
      </w:ins>
      <w:ins w:id="73" w:author="HSU, Yu-Yin [LST]" w:date="2026-03-08T18:16:00Z" w16du:dateUtc="2026-03-08T10:16:00Z">
        <w:r w:rsidR="000513F0">
          <w:rPr>
            <w:sz w:val="22"/>
            <w:szCs w:val="22"/>
          </w:rPr>
          <w:t xml:space="preserve"> participants read </w:t>
        </w:r>
      </w:ins>
      <w:ins w:id="74" w:author="HSU, Yu-Yin [LST]" w:date="2026-03-08T18:17:00Z" w16du:dateUtc="2026-03-08T10:17:00Z">
        <w:r w:rsidR="000513F0">
          <w:rPr>
            <w:sz w:val="22"/>
            <w:szCs w:val="22"/>
          </w:rPr>
          <w:t>this region significantly</w:t>
        </w:r>
      </w:ins>
      <w:ins w:id="75" w:author="Gábor P." w:date="2026-03-08T14:03:00Z" w16du:dateUtc="2026-03-08T06:03:00Z">
        <w:del w:id="76" w:author="HSU, Yu-Yin [LST]" w:date="2026-03-08T18:16:00Z" w16du:dateUtc="2026-03-08T10:16:00Z">
          <w:r w:rsidR="006E131B" w:rsidRPr="00930F5B" w:rsidDel="000513F0">
            <w:rPr>
              <w:sz w:val="22"/>
              <w:szCs w:val="22"/>
            </w:rPr>
            <w:delText xml:space="preserve"> </w:delText>
          </w:r>
        </w:del>
      </w:ins>
      <w:ins w:id="77" w:author="Gábor P." w:date="2026-03-08T14:05:00Z" w16du:dateUtc="2026-03-08T06:05:00Z">
        <w:del w:id="78" w:author="HSU, Yu-Yin [LST]" w:date="2026-03-08T18:17:00Z" w16du:dateUtc="2026-03-08T10:17:00Z">
          <w:r w:rsidR="006E131B" w:rsidRPr="00930F5B" w:rsidDel="000513F0">
            <w:rPr>
              <w:sz w:val="22"/>
              <w:szCs w:val="22"/>
            </w:rPr>
            <w:delText xml:space="preserve">exhaustive </w:delText>
          </w:r>
        </w:del>
      </w:ins>
      <w:ins w:id="79" w:author="Gábor P." w:date="2026-03-08T14:25:00Z" w16du:dateUtc="2026-03-08T06:25:00Z">
        <w:del w:id="80" w:author="HSU, Yu-Yin [LST]" w:date="2026-03-08T18:17:00Z" w16du:dateUtc="2026-03-08T10:17:00Z">
          <w:r w:rsidR="00930F5B" w:rsidRPr="00930F5B" w:rsidDel="000513F0">
            <w:rPr>
              <w:sz w:val="22"/>
              <w:szCs w:val="22"/>
            </w:rPr>
            <w:delText>r5 (</w:delText>
          </w:r>
        </w:del>
      </w:ins>
      <w:ins w:id="81" w:author="Gábor P." w:date="2026-03-08T14:06:00Z" w16du:dateUtc="2026-03-08T06:06:00Z">
        <w:del w:id="82" w:author="HSU, Yu-Yin [LST]" w:date="2026-03-08T18:17:00Z" w16du:dateUtc="2026-03-08T10:17:00Z">
          <w:r w:rsidR="006E131B" w:rsidRPr="000E0637" w:rsidDel="000513F0">
            <w:rPr>
              <w:i/>
              <w:iCs/>
              <w:sz w:val="22"/>
              <w:szCs w:val="22"/>
              <w:rPrChange w:id="83" w:author="Gábor P." w:date="2026-03-08T14:33:00Z" w16du:dateUtc="2026-03-08T06:33:00Z">
                <w:rPr>
                  <w:sz w:val="22"/>
                  <w:szCs w:val="22"/>
                </w:rPr>
              </w:rPrChange>
            </w:rPr>
            <w:delText>only</w:delText>
          </w:r>
          <w:r w:rsidR="006E131B" w:rsidRPr="00930F5B" w:rsidDel="000513F0">
            <w:rPr>
              <w:sz w:val="22"/>
              <w:szCs w:val="22"/>
            </w:rPr>
            <w:delText xml:space="preserve">) </w:delText>
          </w:r>
        </w:del>
      </w:ins>
      <w:ins w:id="84" w:author="Gábor P." w:date="2026-03-08T14:08:00Z" w16du:dateUtc="2026-03-08T06:08:00Z">
        <w:del w:id="85" w:author="HSU, Yu-Yin [LST]" w:date="2026-03-08T18:17:00Z" w16du:dateUtc="2026-03-08T10:17:00Z">
          <w:r w:rsidR="006E131B" w:rsidRPr="00930F5B" w:rsidDel="000513F0">
            <w:rPr>
              <w:sz w:val="22"/>
              <w:szCs w:val="22"/>
            </w:rPr>
            <w:delText>were</w:delText>
          </w:r>
        </w:del>
        <w:r w:rsidR="006E131B" w:rsidRPr="00930F5B">
          <w:rPr>
            <w:sz w:val="22"/>
            <w:szCs w:val="22"/>
          </w:rPr>
          <w:t xml:space="preserve"> quicker than </w:t>
        </w:r>
      </w:ins>
      <w:ins w:id="86" w:author="HSU, Yu-Yin [LST]" w:date="2026-03-08T18:17:00Z" w16du:dateUtc="2026-03-08T10:17:00Z">
        <w:r w:rsidR="000513F0">
          <w:rPr>
            <w:sz w:val="22"/>
            <w:szCs w:val="22"/>
          </w:rPr>
          <w:t xml:space="preserve">in </w:t>
        </w:r>
      </w:ins>
      <w:ins w:id="87" w:author="Gábor P." w:date="2026-03-08T14:08:00Z" w16du:dateUtc="2026-03-08T06:08:00Z">
        <w:r w:rsidR="006E131B" w:rsidRPr="00930F5B">
          <w:rPr>
            <w:sz w:val="22"/>
            <w:szCs w:val="22"/>
          </w:rPr>
          <w:t xml:space="preserve">unmodified </w:t>
        </w:r>
      </w:ins>
      <w:ins w:id="88" w:author="HSU, Yu-Yin [LST]" w:date="2026-03-08T18:17:00Z" w16du:dateUtc="2026-03-08T10:17:00Z">
        <w:r w:rsidR="000513F0">
          <w:rPr>
            <w:sz w:val="22"/>
            <w:szCs w:val="22"/>
          </w:rPr>
          <w:t xml:space="preserve">condition </w:t>
        </w:r>
      </w:ins>
      <w:ins w:id="89" w:author="Gábor P." w:date="2026-03-08T14:08:00Z" w16du:dateUtc="2026-03-08T06:08:00Z">
        <w:del w:id="90" w:author="HSU, Yu-Yin [LST]" w:date="2026-03-08T18:17:00Z" w16du:dateUtc="2026-03-08T10:17:00Z">
          <w:r w:rsidR="006E131B" w:rsidRPr="00930F5B" w:rsidDel="000513F0">
            <w:rPr>
              <w:sz w:val="22"/>
              <w:szCs w:val="22"/>
            </w:rPr>
            <w:delText xml:space="preserve">r5 </w:delText>
          </w:r>
        </w:del>
        <w:r w:rsidR="006E131B" w:rsidRPr="00930F5B">
          <w:rPr>
            <w:sz w:val="22"/>
            <w:szCs w:val="22"/>
          </w:rPr>
          <w:t>(</w:t>
        </w:r>
        <w:r w:rsidR="006E131B" w:rsidRPr="00930F5B">
          <w:rPr>
            <w:i/>
            <w:iCs/>
            <w:sz w:val="22"/>
            <w:szCs w:val="22"/>
          </w:rPr>
          <w:t>p</w:t>
        </w:r>
        <w:r w:rsidR="006E131B" w:rsidRPr="00930F5B">
          <w:rPr>
            <w:sz w:val="22"/>
            <w:szCs w:val="22"/>
          </w:rPr>
          <w:t>=.0003)</w:t>
        </w:r>
        <w:del w:id="91" w:author="HSU, Yu-Yin [LST]" w:date="2026-03-08T18:17:00Z" w16du:dateUtc="2026-03-08T10:17:00Z">
          <w:r w:rsidR="006E131B" w:rsidRPr="00930F5B" w:rsidDel="000513F0">
            <w:rPr>
              <w:sz w:val="22"/>
              <w:szCs w:val="22"/>
            </w:rPr>
            <w:delText>,</w:delText>
          </w:r>
        </w:del>
      </w:ins>
      <w:ins w:id="92" w:author="HSU, Yu-Yin [LST]" w:date="2026-03-08T18:18:00Z" w16du:dateUtc="2026-03-08T10:18:00Z">
        <w:r w:rsidR="000513F0">
          <w:rPr>
            <w:sz w:val="22"/>
            <w:szCs w:val="22"/>
          </w:rPr>
          <w:t xml:space="preserve">; this same pattern </w:t>
        </w:r>
      </w:ins>
      <w:ins w:id="93" w:author="HSU, Yu-Yin [LST]" w:date="2026-03-08T18:55:00Z" w16du:dateUtc="2026-03-08T10:55:00Z">
        <w:r w:rsidR="007018AF">
          <w:rPr>
            <w:sz w:val="22"/>
            <w:szCs w:val="22"/>
          </w:rPr>
          <w:t xml:space="preserve">was </w:t>
        </w:r>
      </w:ins>
      <w:ins w:id="94" w:author="HSU, Yu-Yin [LST]" w:date="2026-03-08T18:18:00Z" w16du:dateUtc="2026-03-08T10:18:00Z">
        <w:r w:rsidR="000513F0">
          <w:rPr>
            <w:sz w:val="22"/>
            <w:szCs w:val="22"/>
          </w:rPr>
          <w:t>found in</w:t>
        </w:r>
      </w:ins>
      <w:ins w:id="95" w:author="Gábor P." w:date="2026-03-08T14:08:00Z" w16du:dateUtc="2026-03-08T06:08:00Z">
        <w:r w:rsidR="006E131B" w:rsidRPr="00930F5B">
          <w:rPr>
            <w:sz w:val="22"/>
            <w:szCs w:val="22"/>
          </w:rPr>
          <w:t xml:space="preserve"> </w:t>
        </w:r>
      </w:ins>
      <w:ins w:id="96" w:author="Gábor P." w:date="2026-03-08T14:11:00Z" w16du:dateUtc="2026-03-08T06:11:00Z">
        <w:del w:id="97" w:author="HSU, Yu-Yin [LST]" w:date="2026-03-08T18:18:00Z" w16du:dateUtc="2026-03-08T10:18:00Z">
          <w:r w:rsidR="006E131B" w:rsidRPr="00930F5B" w:rsidDel="000513F0">
            <w:rPr>
              <w:sz w:val="22"/>
              <w:szCs w:val="22"/>
            </w:rPr>
            <w:delText xml:space="preserve">just like </w:delText>
          </w:r>
        </w:del>
        <w:r w:rsidR="006E131B" w:rsidRPr="00930F5B">
          <w:rPr>
            <w:sz w:val="22"/>
            <w:szCs w:val="22"/>
          </w:rPr>
          <w:t xml:space="preserve">the </w:t>
        </w:r>
      </w:ins>
      <w:ins w:id="98" w:author="Gábor P." w:date="2026-03-08T14:09:00Z" w16du:dateUtc="2026-03-08T06:09:00Z">
        <w:r w:rsidR="006E131B" w:rsidRPr="00930F5B">
          <w:rPr>
            <w:sz w:val="22"/>
            <w:szCs w:val="22"/>
          </w:rPr>
          <w:t xml:space="preserve">object </w:t>
        </w:r>
      </w:ins>
      <w:ins w:id="99" w:author="HSU, Yu-Yin [LST]" w:date="2026-03-08T18:18:00Z" w16du:dateUtc="2026-03-08T10:18:00Z">
        <w:r w:rsidR="000513F0">
          <w:rPr>
            <w:sz w:val="22"/>
            <w:szCs w:val="22"/>
          </w:rPr>
          <w:t xml:space="preserve">region </w:t>
        </w:r>
      </w:ins>
      <w:ins w:id="100" w:author="Gábor P." w:date="2026-03-08T14:09:00Z" w16du:dateUtc="2026-03-08T06:09:00Z">
        <w:del w:id="101" w:author="HSU, Yu-Yin [LST]" w:date="2026-03-08T18:18:00Z" w16du:dateUtc="2026-03-08T10:18:00Z">
          <w:r w:rsidR="006E131B" w:rsidRPr="00930F5B" w:rsidDel="000513F0">
            <w:rPr>
              <w:sz w:val="22"/>
              <w:szCs w:val="22"/>
            </w:rPr>
            <w:delText>in r6</w:delText>
          </w:r>
        </w:del>
      </w:ins>
      <w:ins w:id="102" w:author="Gábor P." w:date="2026-03-08T14:11:00Z" w16du:dateUtc="2026-03-08T06:11:00Z">
        <w:del w:id="103" w:author="HSU, Yu-Yin [LST]" w:date="2026-03-08T18:18:00Z" w16du:dateUtc="2026-03-08T10:18:00Z">
          <w:r w:rsidR="006E131B" w:rsidRPr="00930F5B" w:rsidDel="000513F0">
            <w:rPr>
              <w:sz w:val="22"/>
              <w:szCs w:val="22"/>
            </w:rPr>
            <w:delText xml:space="preserve"> </w:delText>
          </w:r>
        </w:del>
        <w:r w:rsidR="006E131B" w:rsidRPr="00930F5B">
          <w:rPr>
            <w:sz w:val="22"/>
            <w:szCs w:val="22"/>
          </w:rPr>
          <w:t>(</w:t>
        </w:r>
        <w:r w:rsidR="006E131B" w:rsidRPr="00930F5B">
          <w:rPr>
            <w:i/>
            <w:iCs/>
            <w:sz w:val="22"/>
            <w:szCs w:val="22"/>
          </w:rPr>
          <w:t>p</w:t>
        </w:r>
        <w:r w:rsidR="006E131B" w:rsidRPr="00930F5B">
          <w:rPr>
            <w:sz w:val="22"/>
            <w:szCs w:val="22"/>
          </w:rPr>
          <w:t xml:space="preserve">=.0184), and the </w:t>
        </w:r>
      </w:ins>
      <w:ins w:id="104" w:author="Gábor P." w:date="2026-03-08T14:12:00Z" w16du:dateUtc="2026-03-08T06:12:00Z">
        <w:r w:rsidR="003738D3" w:rsidRPr="00930F5B">
          <w:rPr>
            <w:sz w:val="22"/>
            <w:szCs w:val="22"/>
          </w:rPr>
          <w:t>sentence</w:t>
        </w:r>
      </w:ins>
      <w:ins w:id="105" w:author="Gábor P." w:date="2026-03-08T14:13:00Z" w16du:dateUtc="2026-03-08T06:13:00Z">
        <w:r w:rsidR="003738D3" w:rsidRPr="00930F5B">
          <w:rPr>
            <w:sz w:val="22"/>
            <w:szCs w:val="22"/>
          </w:rPr>
          <w:t xml:space="preserve">-final </w:t>
        </w:r>
      </w:ins>
      <w:ins w:id="106" w:author="HSU, Yu-Yin [LST]" w:date="2026-03-08T18:19:00Z" w16du:dateUtc="2026-03-08T10:19:00Z">
        <w:r w:rsidR="000513F0">
          <w:rPr>
            <w:sz w:val="22"/>
            <w:szCs w:val="22"/>
          </w:rPr>
          <w:t>region</w:t>
        </w:r>
      </w:ins>
      <w:ins w:id="107" w:author="Gábor P." w:date="2026-03-08T14:13:00Z" w16du:dateUtc="2026-03-08T06:13:00Z">
        <w:del w:id="108" w:author="HSU, Yu-Yin [LST]" w:date="2026-03-08T18:19:00Z" w16du:dateUtc="2026-03-08T10:19:00Z">
          <w:r w:rsidR="003738D3" w:rsidRPr="00930F5B" w:rsidDel="000513F0">
            <w:rPr>
              <w:sz w:val="22"/>
              <w:szCs w:val="22"/>
            </w:rPr>
            <w:delText>verb in r7</w:delText>
          </w:r>
        </w:del>
        <w:r w:rsidR="003738D3" w:rsidRPr="00930F5B">
          <w:rPr>
            <w:sz w:val="22"/>
            <w:szCs w:val="22"/>
          </w:rPr>
          <w:t xml:space="preserve"> (</w:t>
        </w:r>
        <w:r w:rsidR="003738D3" w:rsidRPr="00930F5B">
          <w:rPr>
            <w:i/>
            <w:iCs/>
            <w:sz w:val="22"/>
            <w:szCs w:val="22"/>
          </w:rPr>
          <w:t>p</w:t>
        </w:r>
        <w:r w:rsidR="003738D3" w:rsidRPr="00930F5B">
          <w:rPr>
            <w:sz w:val="22"/>
            <w:szCs w:val="22"/>
          </w:rPr>
          <w:t xml:space="preserve">&lt;.0001). </w:t>
        </w:r>
      </w:ins>
      <w:ins w:id="109" w:author="Gábor P." w:date="2026-03-08T14:14:00Z" w16du:dateUtc="2026-03-08T06:14:00Z">
        <w:del w:id="110" w:author="HSU, Yu-Yin [LST]" w:date="2026-03-08T18:19:00Z" w16du:dateUtc="2026-03-08T10:19:00Z">
          <w:r w:rsidR="003738D3" w:rsidRPr="00930F5B" w:rsidDel="00524CB2">
            <w:rPr>
              <w:sz w:val="22"/>
              <w:szCs w:val="22"/>
              <w:rPrChange w:id="111" w:author="Gábor P." w:date="2026-03-08T14:29:00Z" w16du:dateUtc="2026-03-08T06:29:00Z">
                <w:rPr>
                  <w:sz w:val="22"/>
                  <w:szCs w:val="22"/>
                  <w:lang w:val="en-HK"/>
                </w:rPr>
              </w:rPrChange>
            </w:rPr>
            <w:delText>S</w:delText>
          </w:r>
        </w:del>
      </w:ins>
      <w:ins w:id="112" w:author="Gábor P." w:date="2026-03-08T14:12:00Z">
        <w:del w:id="113" w:author="HSU, Yu-Yin [LST]" w:date="2026-03-08T18:19:00Z" w16du:dateUtc="2026-03-08T10:19:00Z">
          <w:r w:rsidR="003738D3" w:rsidRPr="00930F5B" w:rsidDel="00524CB2">
            <w:rPr>
              <w:sz w:val="22"/>
              <w:szCs w:val="22"/>
              <w:rPrChange w:id="114" w:author="Gábor P." w:date="2026-03-08T14:29:00Z" w16du:dateUtc="2026-03-08T06:29:00Z">
                <w:rPr>
                  <w:sz w:val="22"/>
                  <w:szCs w:val="22"/>
                  <w:lang w:val="hu-HU"/>
                </w:rPr>
              </w:rPrChange>
            </w:rPr>
            <w:delText xml:space="preserve">entences </w:delText>
          </w:r>
        </w:del>
      </w:ins>
      <w:ins w:id="115" w:author="HSU, Yu-Yin [LST]" w:date="2026-03-08T18:55:00Z" w16du:dateUtc="2026-03-08T10:55:00Z">
        <w:r w:rsidR="003869C4">
          <w:rPr>
            <w:sz w:val="22"/>
            <w:szCs w:val="22"/>
          </w:rPr>
          <w:t>Additionally</w:t>
        </w:r>
      </w:ins>
      <w:ins w:id="116" w:author="HSU, Yu-Yin [LST]" w:date="2026-03-08T18:20:00Z" w16du:dateUtc="2026-03-08T10:20:00Z">
        <w:r w:rsidR="00524CB2">
          <w:rPr>
            <w:sz w:val="22"/>
            <w:szCs w:val="22"/>
          </w:rPr>
          <w:t xml:space="preserve">, </w:t>
        </w:r>
      </w:ins>
      <w:ins w:id="117" w:author="HSU, Yu-Yin [LST]" w:date="2026-03-08T18:24:00Z" w16du:dateUtc="2026-03-08T10:24:00Z">
        <w:r w:rsidR="00524CB2">
          <w:rPr>
            <w:sz w:val="22"/>
            <w:szCs w:val="22"/>
          </w:rPr>
          <w:t xml:space="preserve">while other pairwise </w:t>
        </w:r>
      </w:ins>
      <w:ins w:id="118" w:author="HSU, Yu-Yin [LST]" w:date="2026-03-08T18:25:00Z" w16du:dateUtc="2026-03-08T10:25:00Z">
        <w:r w:rsidR="00524CB2">
          <w:rPr>
            <w:sz w:val="22"/>
            <w:szCs w:val="22"/>
          </w:rPr>
          <w:t>comparisons</w:t>
        </w:r>
      </w:ins>
      <w:ins w:id="119" w:author="HSU, Yu-Yin [LST]" w:date="2026-03-08T18:24:00Z" w16du:dateUtc="2026-03-08T10:24:00Z">
        <w:r w:rsidR="00524CB2">
          <w:rPr>
            <w:sz w:val="22"/>
            <w:szCs w:val="22"/>
          </w:rPr>
          <w:t xml:space="preserve"> were insignificant, </w:t>
        </w:r>
      </w:ins>
      <w:ins w:id="120" w:author="HSU, Yu-Yin [LST]" w:date="2026-03-08T18:20:00Z" w16du:dateUtc="2026-03-08T10:20:00Z">
        <w:r w:rsidR="00524CB2">
          <w:rPr>
            <w:sz w:val="22"/>
            <w:szCs w:val="22"/>
          </w:rPr>
          <w:t xml:space="preserve">the sentence-final region </w:t>
        </w:r>
      </w:ins>
      <w:ins w:id="121" w:author="Gábor P." w:date="2026-03-08T14:12:00Z">
        <w:r w:rsidR="003738D3" w:rsidRPr="00930F5B">
          <w:rPr>
            <w:sz w:val="22"/>
            <w:szCs w:val="22"/>
            <w:rPrChange w:id="122" w:author="Gábor P." w:date="2026-03-08T14:29:00Z" w16du:dateUtc="2026-03-08T06:29:00Z">
              <w:rPr>
                <w:sz w:val="22"/>
                <w:szCs w:val="22"/>
                <w:lang w:val="hu-HU"/>
              </w:rPr>
            </w:rPrChange>
          </w:rPr>
          <w:t>w</w:t>
        </w:r>
      </w:ins>
      <w:ins w:id="123" w:author="HSU, Yu-Yin [LST]" w:date="2026-03-08T18:20:00Z" w16du:dateUtc="2026-03-08T10:20:00Z">
        <w:r w:rsidR="00524CB2">
          <w:rPr>
            <w:sz w:val="22"/>
            <w:szCs w:val="22"/>
          </w:rPr>
          <w:t>as</w:t>
        </w:r>
      </w:ins>
      <w:ins w:id="124" w:author="Gábor P." w:date="2026-03-08T14:12:00Z">
        <w:del w:id="125" w:author="HSU, Yu-Yin [LST]" w:date="2026-03-08T18:20:00Z" w16du:dateUtc="2026-03-08T10:20:00Z">
          <w:r w:rsidR="003738D3" w:rsidRPr="00930F5B" w:rsidDel="00524CB2">
            <w:rPr>
              <w:sz w:val="22"/>
              <w:szCs w:val="22"/>
              <w:rPrChange w:id="126" w:author="Gábor P." w:date="2026-03-08T14:29:00Z" w16du:dateUtc="2026-03-08T06:29:00Z">
                <w:rPr>
                  <w:sz w:val="22"/>
                  <w:szCs w:val="22"/>
                  <w:lang w:val="hu-HU"/>
                </w:rPr>
              </w:rPrChange>
            </w:rPr>
            <w:delText>ere</w:delText>
          </w:r>
        </w:del>
        <w:r w:rsidR="003738D3" w:rsidRPr="00930F5B">
          <w:rPr>
            <w:sz w:val="22"/>
            <w:szCs w:val="22"/>
            <w:rPrChange w:id="127" w:author="Gábor P." w:date="2026-03-08T14:29:00Z" w16du:dateUtc="2026-03-08T06:29:00Z">
              <w:rPr>
                <w:sz w:val="22"/>
                <w:szCs w:val="22"/>
                <w:lang w:val="hu-HU"/>
              </w:rPr>
            </w:rPrChange>
          </w:rPr>
          <w:t xml:space="preserve"> read faster </w:t>
        </w:r>
        <w:del w:id="128" w:author="HSU, Yu-Yin [LST]" w:date="2026-03-08T18:20:00Z" w16du:dateUtc="2026-03-08T10:20:00Z">
          <w:r w:rsidR="003738D3" w:rsidRPr="00930F5B" w:rsidDel="00524CB2">
            <w:rPr>
              <w:sz w:val="22"/>
              <w:szCs w:val="22"/>
              <w:rPrChange w:id="129" w:author="Gábor P." w:date="2026-03-08T14:29:00Z" w16du:dateUtc="2026-03-08T06:29:00Z">
                <w:rPr>
                  <w:sz w:val="22"/>
                  <w:szCs w:val="22"/>
                  <w:lang w:val="hu-HU"/>
                </w:rPr>
              </w:rPrChange>
            </w:rPr>
            <w:delText xml:space="preserve">in the final region only </w:delText>
          </w:r>
        </w:del>
        <w:r w:rsidR="003738D3" w:rsidRPr="00930F5B">
          <w:rPr>
            <w:sz w:val="22"/>
            <w:szCs w:val="22"/>
            <w:rPrChange w:id="130" w:author="Gábor P." w:date="2026-03-08T14:29:00Z" w16du:dateUtc="2026-03-08T06:29:00Z">
              <w:rPr>
                <w:sz w:val="22"/>
                <w:szCs w:val="22"/>
                <w:lang w:val="hu-HU"/>
              </w:rPr>
            </w:rPrChange>
          </w:rPr>
          <w:t xml:space="preserve">when readers </w:t>
        </w:r>
        <w:del w:id="131" w:author="HSU, Yu-Yin [LST]" w:date="2026-03-08T18:26:00Z" w16du:dateUtc="2026-03-08T10:26:00Z">
          <w:r w:rsidR="003738D3" w:rsidRPr="00930F5B" w:rsidDel="00776190">
            <w:rPr>
              <w:sz w:val="22"/>
              <w:szCs w:val="22"/>
              <w:rPrChange w:id="132" w:author="Gábor P." w:date="2026-03-08T14:29:00Z" w16du:dateUtc="2026-03-08T06:29:00Z">
                <w:rPr>
                  <w:sz w:val="22"/>
                  <w:szCs w:val="22"/>
                  <w:lang w:val="hu-HU"/>
                </w:rPr>
              </w:rPrChange>
            </w:rPr>
            <w:delText xml:space="preserve">tried to </w:delText>
          </w:r>
        </w:del>
        <w:r w:rsidR="003738D3" w:rsidRPr="00930F5B">
          <w:rPr>
            <w:sz w:val="22"/>
            <w:szCs w:val="22"/>
            <w:rPrChange w:id="133" w:author="Gábor P." w:date="2026-03-08T14:29:00Z" w16du:dateUtc="2026-03-08T06:29:00Z">
              <w:rPr>
                <w:sz w:val="22"/>
                <w:szCs w:val="22"/>
                <w:lang w:val="hu-HU"/>
              </w:rPr>
            </w:rPrChange>
          </w:rPr>
          <w:t>select</w:t>
        </w:r>
      </w:ins>
      <w:ins w:id="134" w:author="HSU, Yu-Yin [LST]" w:date="2026-03-08T18:26:00Z" w16du:dateUtc="2026-03-08T10:26:00Z">
        <w:r w:rsidR="00776190">
          <w:rPr>
            <w:sz w:val="22"/>
            <w:szCs w:val="22"/>
          </w:rPr>
          <w:t>ed</w:t>
        </w:r>
      </w:ins>
      <w:ins w:id="135" w:author="Gábor P." w:date="2026-03-08T14:12:00Z">
        <w:r w:rsidR="003738D3" w:rsidRPr="00930F5B">
          <w:rPr>
            <w:sz w:val="22"/>
            <w:szCs w:val="22"/>
            <w:rPrChange w:id="136" w:author="Gábor P." w:date="2026-03-08T14:29:00Z" w16du:dateUtc="2026-03-08T06:29:00Z">
              <w:rPr>
                <w:sz w:val="22"/>
                <w:szCs w:val="22"/>
                <w:lang w:val="hu-HU"/>
              </w:rPr>
            </w:rPrChange>
          </w:rPr>
          <w:t xml:space="preserve"> </w:t>
        </w:r>
      </w:ins>
      <w:ins w:id="137" w:author="Gábor P." w:date="2026-03-08T14:15:00Z" w16du:dateUtc="2026-03-08T06:15:00Z">
        <w:del w:id="138" w:author="HSU, Yu-Yin [LST]" w:date="2026-03-08T18:28:00Z" w16du:dateUtc="2026-03-08T10:28:00Z">
          <w:r w:rsidR="003738D3" w:rsidRPr="00930F5B" w:rsidDel="00D37B35">
            <w:rPr>
              <w:sz w:val="22"/>
              <w:szCs w:val="22"/>
            </w:rPr>
            <w:delText xml:space="preserve">image </w:delText>
          </w:r>
        </w:del>
      </w:ins>
      <w:ins w:id="139" w:author="Gábor P." w:date="2026-03-08T14:12:00Z">
        <w:r w:rsidR="003738D3" w:rsidRPr="00930F5B">
          <w:rPr>
            <w:sz w:val="22"/>
            <w:szCs w:val="22"/>
            <w:rPrChange w:id="140" w:author="Gábor P." w:date="2026-03-08T14:29:00Z" w16du:dateUtc="2026-03-08T06:29:00Z">
              <w:rPr>
                <w:sz w:val="22"/>
                <w:szCs w:val="22"/>
                <w:lang w:val="hu-HU"/>
              </w:rPr>
            </w:rPrChange>
          </w:rPr>
          <w:t xml:space="preserve">A </w:t>
        </w:r>
      </w:ins>
      <w:ins w:id="141" w:author="HSU, Yu-Yin [LST]" w:date="2026-03-08T18:26:00Z" w16du:dateUtc="2026-03-08T10:26:00Z">
        <w:r w:rsidR="00776190">
          <w:rPr>
            <w:sz w:val="22"/>
            <w:szCs w:val="22"/>
          </w:rPr>
          <w:t>in</w:t>
        </w:r>
      </w:ins>
      <w:ins w:id="142" w:author="Gábor P." w:date="2026-03-08T14:12:00Z">
        <w:del w:id="143" w:author="HSU, Yu-Yin [LST]" w:date="2026-03-08T18:21:00Z" w16du:dateUtc="2026-03-08T10:21:00Z">
          <w:r w:rsidR="003738D3" w:rsidRPr="00930F5B" w:rsidDel="00524CB2">
            <w:rPr>
              <w:sz w:val="22"/>
              <w:szCs w:val="22"/>
              <w:rPrChange w:id="144" w:author="Gábor P." w:date="2026-03-08T14:29:00Z" w16du:dateUtc="2026-03-08T06:29:00Z">
                <w:rPr>
                  <w:sz w:val="22"/>
                  <w:szCs w:val="22"/>
                  <w:lang w:val="hu-HU"/>
                </w:rPr>
              </w:rPrChange>
            </w:rPr>
            <w:delText>during</w:delText>
          </w:r>
        </w:del>
        <w:r w:rsidR="003738D3" w:rsidRPr="00930F5B">
          <w:rPr>
            <w:sz w:val="22"/>
            <w:szCs w:val="22"/>
            <w:rPrChange w:id="145" w:author="Gábor P." w:date="2026-03-08T14:29:00Z" w16du:dateUtc="2026-03-08T06:29:00Z">
              <w:rPr>
                <w:sz w:val="22"/>
                <w:szCs w:val="22"/>
                <w:lang w:val="hu-HU"/>
              </w:rPr>
            </w:rPrChange>
          </w:rPr>
          <w:t xml:space="preserve"> the exhaustive condition</w:t>
        </w:r>
      </w:ins>
      <w:ins w:id="146" w:author="Gábor P." w:date="2026-03-08T14:15:00Z" w16du:dateUtc="2026-03-08T06:15:00Z">
        <w:r w:rsidR="003738D3" w:rsidRPr="00930F5B">
          <w:rPr>
            <w:sz w:val="22"/>
            <w:szCs w:val="22"/>
          </w:rPr>
          <w:t xml:space="preserve">, </w:t>
        </w:r>
        <w:del w:id="147" w:author="HSU, Yu-Yin [LST]" w:date="2026-03-08T18:21:00Z" w16du:dateUtc="2026-03-08T10:21:00Z">
          <w:r w:rsidR="003738D3" w:rsidRPr="00776190" w:rsidDel="00524CB2">
            <w:rPr>
              <w:sz w:val="22"/>
              <w:szCs w:val="22"/>
            </w:rPr>
            <w:delText xml:space="preserve">reflecting </w:delText>
          </w:r>
        </w:del>
      </w:ins>
      <w:ins w:id="148" w:author="Gábor P." w:date="2026-03-08T14:12:00Z">
        <w:del w:id="149" w:author="HSU, Yu-Yin [LST]" w:date="2026-03-08T18:21:00Z" w16du:dateUtc="2026-03-08T10:21:00Z">
          <w:r w:rsidR="003738D3" w:rsidRPr="00776190" w:rsidDel="00524CB2">
            <w:rPr>
              <w:sz w:val="22"/>
              <w:szCs w:val="22"/>
              <w:rPrChange w:id="150" w:author="Gábor P." w:date="2026-03-08T14:29:00Z" w16du:dateUtc="2026-03-08T06:29:00Z">
                <w:rPr>
                  <w:sz w:val="22"/>
                  <w:szCs w:val="22"/>
                  <w:lang w:val="hu-HU"/>
                </w:rPr>
              </w:rPrChange>
            </w:rPr>
            <w:delText>all preceding words' effects on comprehension</w:delText>
          </w:r>
        </w:del>
      </w:ins>
      <w:ins w:id="151" w:author="HSU, Yu-Yin [LST]" w:date="2026-03-08T18:28:00Z" w16du:dateUtc="2026-03-08T10:28:00Z">
        <w:r w:rsidR="00D37B35">
          <w:rPr>
            <w:sz w:val="22"/>
            <w:szCs w:val="22"/>
          </w:rPr>
          <w:t>i.e.,</w:t>
        </w:r>
      </w:ins>
      <w:ins w:id="152" w:author="HSU, Yu-Yin [LST]" w:date="2026-03-08T18:25:00Z" w16du:dateUtc="2026-03-08T10:25:00Z">
        <w:r w:rsidR="00524CB2" w:rsidRPr="00776190">
          <w:rPr>
            <w:sz w:val="22"/>
            <w:szCs w:val="22"/>
          </w:rPr>
          <w:t xml:space="preserve"> explicit exhaustive readings were facilitated</w:t>
        </w:r>
      </w:ins>
      <w:ins w:id="153" w:author="Gábor P." w:date="2026-03-08T14:16:00Z" w16du:dateUtc="2026-03-08T06:16:00Z">
        <w:r w:rsidR="003738D3" w:rsidRPr="00776190">
          <w:rPr>
            <w:sz w:val="22"/>
            <w:szCs w:val="22"/>
          </w:rPr>
          <w:t>.</w:t>
        </w:r>
        <w:r w:rsidR="003738D3" w:rsidRPr="00930F5B">
          <w:rPr>
            <w:sz w:val="22"/>
            <w:szCs w:val="22"/>
          </w:rPr>
          <w:t xml:space="preserve"> </w:t>
        </w:r>
      </w:ins>
      <w:ins w:id="154" w:author="Gábor P." w:date="2026-03-08T14:19:00Z" w16du:dateUtc="2026-03-08T06:19:00Z">
        <w:r w:rsidR="003738D3" w:rsidRPr="00930F5B">
          <w:rPr>
            <w:sz w:val="22"/>
            <w:szCs w:val="22"/>
          </w:rPr>
          <w:t xml:space="preserve">The task </w:t>
        </w:r>
      </w:ins>
      <w:ins w:id="155" w:author="HSU, Yu-Yin [LST]" w:date="2026-03-08T18:55:00Z" w16du:dateUtc="2026-03-08T10:55:00Z">
        <w:r w:rsidR="000F464E">
          <w:rPr>
            <w:sz w:val="22"/>
            <w:szCs w:val="22"/>
          </w:rPr>
          <w:t xml:space="preserve">also </w:t>
        </w:r>
      </w:ins>
      <w:ins w:id="156" w:author="Gábor P." w:date="2026-03-08T14:19:00Z" w16du:dateUtc="2026-03-08T06:19:00Z">
        <w:r w:rsidR="003738D3" w:rsidRPr="00930F5B">
          <w:rPr>
            <w:sz w:val="22"/>
            <w:szCs w:val="22"/>
          </w:rPr>
          <w:t>influenced the r</w:t>
        </w:r>
      </w:ins>
      <w:ins w:id="157" w:author="Gábor P." w:date="2026-03-08T14:18:00Z" w16du:dateUtc="2026-03-08T06:18:00Z">
        <w:r w:rsidR="003738D3" w:rsidRPr="00930F5B">
          <w:rPr>
            <w:sz w:val="22"/>
            <w:szCs w:val="22"/>
          </w:rPr>
          <w:t xml:space="preserve">eaction times of </w:t>
        </w:r>
      </w:ins>
      <w:ins w:id="158" w:author="Gábor P." w:date="2026-03-08T14:17:00Z" w16du:dateUtc="2026-03-08T06:17:00Z">
        <w:r w:rsidR="003738D3" w:rsidRPr="00930F5B">
          <w:rPr>
            <w:sz w:val="22"/>
            <w:szCs w:val="22"/>
          </w:rPr>
          <w:t>choice</w:t>
        </w:r>
        <w:del w:id="159" w:author="HSU, Yu-Yin [LST]" w:date="2026-03-08T18:29:00Z" w16du:dateUtc="2026-03-08T10:29:00Z">
          <w:r w:rsidR="003738D3" w:rsidRPr="00930F5B" w:rsidDel="00B66131">
            <w:rPr>
              <w:sz w:val="22"/>
              <w:szCs w:val="22"/>
            </w:rPr>
            <w:delText xml:space="preserve"> </w:delText>
          </w:r>
        </w:del>
      </w:ins>
      <w:ins w:id="160" w:author="Gábor P." w:date="2026-03-08T14:26:00Z" w16du:dateUtc="2026-03-08T06:26:00Z">
        <w:del w:id="161" w:author="HSU, Yu-Yin [LST]" w:date="2026-03-08T18:29:00Z" w16du:dateUtc="2026-03-08T10:29:00Z">
          <w:r w:rsidR="00930F5B" w:rsidRPr="00930F5B" w:rsidDel="00B66131">
            <w:rPr>
              <w:sz w:val="22"/>
              <w:szCs w:val="22"/>
            </w:rPr>
            <w:delText>itself</w:delText>
          </w:r>
        </w:del>
      </w:ins>
      <w:ins w:id="162" w:author="HSU, Yu-Yin [LST]" w:date="2026-03-08T18:29:00Z" w16du:dateUtc="2026-03-08T10:29:00Z">
        <w:r w:rsidR="00B66131">
          <w:rPr>
            <w:sz w:val="22"/>
            <w:szCs w:val="22"/>
          </w:rPr>
          <w:t>.</w:t>
        </w:r>
      </w:ins>
      <w:ins w:id="163" w:author="Gábor P." w:date="2026-03-08T14:26:00Z" w16du:dateUtc="2026-03-08T06:26:00Z">
        <w:del w:id="164" w:author="HSU, Yu-Yin [LST]" w:date="2026-03-08T18:29:00Z" w16du:dateUtc="2026-03-08T10:29:00Z">
          <w:r w:rsidR="00930F5B" w:rsidRPr="00930F5B" w:rsidDel="00B66131">
            <w:rPr>
              <w:sz w:val="22"/>
              <w:szCs w:val="22"/>
            </w:rPr>
            <w:delText>;</w:delText>
          </w:r>
        </w:del>
      </w:ins>
      <w:ins w:id="165" w:author="Gábor P." w:date="2026-03-08T14:19:00Z" w16du:dateUtc="2026-03-08T06:19:00Z">
        <w:r w:rsidR="003738D3" w:rsidRPr="00930F5B">
          <w:rPr>
            <w:sz w:val="22"/>
            <w:szCs w:val="22"/>
          </w:rPr>
          <w:t xml:space="preserve"> </w:t>
        </w:r>
      </w:ins>
      <w:ins w:id="166" w:author="HSU, Yu-Yin [LST]" w:date="2026-03-08T18:30:00Z" w16du:dateUtc="2026-03-08T10:30:00Z">
        <w:r w:rsidR="00762011">
          <w:rPr>
            <w:sz w:val="22"/>
            <w:szCs w:val="22"/>
          </w:rPr>
          <w:t>Effects were found on t</w:t>
        </w:r>
      </w:ins>
      <w:ins w:id="167" w:author="Gábor P." w:date="2026-03-08T14:26:00Z" w16du:dateUtc="2026-03-08T06:26:00Z">
        <w:del w:id="168" w:author="HSU, Yu-Yin [LST]" w:date="2026-03-08T18:29:00Z" w16du:dateUtc="2026-03-08T10:29:00Z">
          <w:r w:rsidR="00930F5B" w:rsidRPr="00930F5B" w:rsidDel="00B66131">
            <w:rPr>
              <w:sz w:val="22"/>
              <w:szCs w:val="22"/>
            </w:rPr>
            <w:delText>i</w:delText>
          </w:r>
        </w:del>
        <w:del w:id="169" w:author="HSU, Yu-Yin [LST]" w:date="2026-03-08T18:30:00Z" w16du:dateUtc="2026-03-08T10:30:00Z">
          <w:r w:rsidR="00930F5B" w:rsidRPr="00930F5B" w:rsidDel="00762011">
            <w:rPr>
              <w:sz w:val="22"/>
              <w:szCs w:val="22"/>
            </w:rPr>
            <w:delText>t</w:delText>
          </w:r>
        </w:del>
      </w:ins>
      <w:ins w:id="170" w:author="Gábor P." w:date="2026-03-08T14:19:00Z" w16du:dateUtc="2026-03-08T06:19:00Z">
        <w:del w:id="171" w:author="HSU, Yu-Yin [LST]" w:date="2026-03-08T18:30:00Z" w16du:dateUtc="2026-03-08T10:30:00Z">
          <w:r w:rsidR="003738D3" w:rsidRPr="00930F5B" w:rsidDel="00762011">
            <w:rPr>
              <w:sz w:val="22"/>
              <w:szCs w:val="22"/>
            </w:rPr>
            <w:delText xml:space="preserve"> </w:delText>
          </w:r>
        </w:del>
      </w:ins>
      <w:ins w:id="172" w:author="Gábor P." w:date="2026-03-08T14:26:00Z" w16du:dateUtc="2026-03-08T06:26:00Z">
        <w:del w:id="173" w:author="HSU, Yu-Yin [LST]" w:date="2026-03-08T18:30:00Z" w16du:dateUtc="2026-03-08T10:30:00Z">
          <w:r w:rsidR="00930F5B" w:rsidRPr="00930F5B" w:rsidDel="00762011">
            <w:rPr>
              <w:sz w:val="22"/>
              <w:szCs w:val="22"/>
            </w:rPr>
            <w:delText>was</w:delText>
          </w:r>
        </w:del>
      </w:ins>
      <w:ins w:id="174" w:author="Gábor P." w:date="2026-03-08T14:19:00Z" w16du:dateUtc="2026-03-08T06:19:00Z">
        <w:del w:id="175" w:author="HSU, Yu-Yin [LST]" w:date="2026-03-08T18:30:00Z" w16du:dateUtc="2026-03-08T10:30:00Z">
          <w:r w:rsidR="003738D3" w:rsidRPr="00930F5B" w:rsidDel="00762011">
            <w:rPr>
              <w:sz w:val="22"/>
              <w:szCs w:val="22"/>
            </w:rPr>
            <w:delText xml:space="preserve"> </w:delText>
          </w:r>
        </w:del>
      </w:ins>
      <w:ins w:id="176" w:author="Gábor P." w:date="2026-03-08T14:18:00Z" w16du:dateUtc="2026-03-08T06:18:00Z">
        <w:del w:id="177" w:author="HSU, Yu-Yin [LST]" w:date="2026-03-08T18:30:00Z" w16du:dateUtc="2026-03-08T10:30:00Z">
          <w:r w:rsidR="003738D3" w:rsidRPr="00930F5B" w:rsidDel="00762011">
            <w:rPr>
              <w:sz w:val="22"/>
              <w:szCs w:val="22"/>
            </w:rPr>
            <w:delText>si</w:delText>
          </w:r>
        </w:del>
        <w:del w:id="178" w:author="HSU, Yu-Yin [LST]" w:date="2026-03-08T18:29:00Z" w16du:dateUtc="2026-03-08T10:29:00Z">
          <w:r w:rsidR="003738D3" w:rsidRPr="00930F5B" w:rsidDel="00762011">
            <w:rPr>
              <w:sz w:val="22"/>
              <w:szCs w:val="22"/>
            </w:rPr>
            <w:delText>gnificantly different for both t</w:delText>
          </w:r>
        </w:del>
        <w:r w:rsidR="003738D3" w:rsidRPr="00930F5B">
          <w:rPr>
            <w:sz w:val="22"/>
            <w:szCs w:val="22"/>
          </w:rPr>
          <w:t xml:space="preserve">he </w:t>
        </w:r>
      </w:ins>
      <w:ins w:id="179" w:author="Gábor P." w:date="2026-03-08T14:19:00Z" w16du:dateUtc="2026-03-08T06:19:00Z">
        <w:r w:rsidR="003738D3" w:rsidRPr="00930F5B">
          <w:rPr>
            <w:sz w:val="22"/>
            <w:szCs w:val="22"/>
          </w:rPr>
          <w:t>Choice</w:t>
        </w:r>
      </w:ins>
      <w:ins w:id="180" w:author="Gábor P." w:date="2026-03-08T14:21:00Z" w16du:dateUtc="2026-03-08T06:21:00Z">
        <w:r w:rsidR="003738D3" w:rsidRPr="00930F5B">
          <w:rPr>
            <w:sz w:val="22"/>
            <w:szCs w:val="22"/>
          </w:rPr>
          <w:t xml:space="preserve"> (</w:t>
        </w:r>
        <w:r w:rsidR="003738D3" w:rsidRPr="00930F5B">
          <w:rPr>
            <w:i/>
            <w:iCs/>
            <w:sz w:val="22"/>
            <w:szCs w:val="22"/>
          </w:rPr>
          <w:t>p</w:t>
        </w:r>
        <w:r w:rsidR="003738D3" w:rsidRPr="00930F5B">
          <w:rPr>
            <w:sz w:val="22"/>
            <w:szCs w:val="22"/>
          </w:rPr>
          <w:t>=.001)</w:t>
        </w:r>
      </w:ins>
      <w:ins w:id="181" w:author="Gábor P." w:date="2026-03-08T14:26:00Z" w16du:dateUtc="2026-03-08T06:26:00Z">
        <w:r w:rsidR="00930F5B" w:rsidRPr="00930F5B">
          <w:rPr>
            <w:sz w:val="22"/>
            <w:szCs w:val="22"/>
          </w:rPr>
          <w:t xml:space="preserve">, </w:t>
        </w:r>
      </w:ins>
      <w:ins w:id="182" w:author="Gábor P." w:date="2026-03-08T14:19:00Z" w16du:dateUtc="2026-03-08T06:19:00Z">
        <w:r w:rsidR="003738D3" w:rsidRPr="00930F5B">
          <w:rPr>
            <w:sz w:val="22"/>
            <w:szCs w:val="22"/>
          </w:rPr>
          <w:t>the Condition</w:t>
        </w:r>
      </w:ins>
      <w:ins w:id="183" w:author="Gábor P." w:date="2026-03-08T14:20:00Z" w16du:dateUtc="2026-03-08T06:20:00Z">
        <w:r w:rsidR="003738D3" w:rsidRPr="00930F5B">
          <w:rPr>
            <w:sz w:val="22"/>
            <w:szCs w:val="22"/>
          </w:rPr>
          <w:t xml:space="preserve"> (</w:t>
        </w:r>
        <w:r w:rsidR="003738D3" w:rsidRPr="00930F5B">
          <w:rPr>
            <w:i/>
            <w:iCs/>
            <w:sz w:val="22"/>
            <w:szCs w:val="22"/>
          </w:rPr>
          <w:t>p</w:t>
        </w:r>
        <w:r w:rsidR="003738D3" w:rsidRPr="00930F5B">
          <w:rPr>
            <w:sz w:val="22"/>
            <w:szCs w:val="22"/>
            <w:rPrChange w:id="184" w:author="Gábor P." w:date="2026-03-08T14:29:00Z" w16du:dateUtc="2026-03-08T06:29:00Z">
              <w:rPr>
                <w:i/>
                <w:iCs/>
                <w:sz w:val="22"/>
                <w:szCs w:val="22"/>
              </w:rPr>
            </w:rPrChange>
          </w:rPr>
          <w:t>=</w:t>
        </w:r>
        <w:r w:rsidR="003738D3" w:rsidRPr="00930F5B">
          <w:rPr>
            <w:sz w:val="22"/>
            <w:szCs w:val="22"/>
            <w:rPrChange w:id="185" w:author="Gábor P." w:date="2026-03-08T14:29:00Z" w16du:dateUtc="2026-03-08T06:29:00Z">
              <w:rPr>
                <w:rFonts w:ascii="Courier New" w:hAnsi="Courier New" w:cs="Courier New"/>
                <w:highlight w:val="yellow"/>
              </w:rPr>
            </w:rPrChange>
          </w:rPr>
          <w:t>.0</w:t>
        </w:r>
        <w:r w:rsidR="003738D3" w:rsidRPr="00930F5B">
          <w:rPr>
            <w:sz w:val="22"/>
            <w:szCs w:val="22"/>
          </w:rPr>
          <w:t>18)</w:t>
        </w:r>
      </w:ins>
      <w:ins w:id="186" w:author="Gábor P." w:date="2026-03-08T14:21:00Z" w16du:dateUtc="2026-03-08T06:21:00Z">
        <w:r w:rsidR="003738D3" w:rsidRPr="00930F5B">
          <w:rPr>
            <w:sz w:val="22"/>
            <w:szCs w:val="22"/>
          </w:rPr>
          <w:t xml:space="preserve"> and </w:t>
        </w:r>
      </w:ins>
      <w:ins w:id="187" w:author="Gábor P." w:date="2026-03-08T14:26:00Z" w16du:dateUtc="2026-03-08T06:26:00Z">
        <w:r w:rsidR="00930F5B" w:rsidRPr="00930F5B">
          <w:rPr>
            <w:sz w:val="22"/>
            <w:szCs w:val="22"/>
          </w:rPr>
          <w:t xml:space="preserve">in </w:t>
        </w:r>
      </w:ins>
      <w:ins w:id="188" w:author="Gábor P." w:date="2026-03-08T14:21:00Z" w16du:dateUtc="2026-03-08T06:21:00Z">
        <w:r w:rsidR="003738D3" w:rsidRPr="00930F5B">
          <w:rPr>
            <w:sz w:val="22"/>
            <w:szCs w:val="22"/>
          </w:rPr>
          <w:t>their interaction (</w:t>
        </w:r>
      </w:ins>
      <w:ins w:id="189" w:author="Gábor P." w:date="2026-03-08T14:22:00Z" w16du:dateUtc="2026-03-08T06:22:00Z">
        <w:r w:rsidR="003738D3" w:rsidRPr="00930F5B">
          <w:rPr>
            <w:i/>
            <w:iCs/>
            <w:sz w:val="22"/>
            <w:szCs w:val="22"/>
          </w:rPr>
          <w:t>p</w:t>
        </w:r>
        <w:r w:rsidR="003738D3" w:rsidRPr="00930F5B">
          <w:rPr>
            <w:sz w:val="22"/>
            <w:szCs w:val="22"/>
          </w:rPr>
          <w:t>=.029</w:t>
        </w:r>
      </w:ins>
      <w:ins w:id="190" w:author="Gábor P." w:date="2026-03-08T14:21:00Z" w16du:dateUtc="2026-03-08T06:21:00Z">
        <w:r w:rsidR="003738D3" w:rsidRPr="00930F5B">
          <w:rPr>
            <w:sz w:val="22"/>
            <w:szCs w:val="22"/>
          </w:rPr>
          <w:t>)</w:t>
        </w:r>
      </w:ins>
      <w:ins w:id="191" w:author="Gábor P." w:date="2026-03-08T14:36:00Z" w16du:dateUtc="2026-03-08T06:36:00Z">
        <w:r w:rsidR="000E0637">
          <w:rPr>
            <w:sz w:val="22"/>
            <w:szCs w:val="22"/>
          </w:rPr>
          <w:t xml:space="preserve">: </w:t>
        </w:r>
      </w:ins>
      <w:ins w:id="192" w:author="Gábor P." w:date="2026-03-08T14:40:00Z" w16du:dateUtc="2026-03-08T06:40:00Z">
        <w:del w:id="193" w:author="HSU, Yu-Yin [LST]" w:date="2026-03-08T18:30:00Z" w16du:dateUtc="2026-03-08T10:30:00Z">
          <w:r w:rsidR="000E0637" w:rsidDel="002A768A">
            <w:rPr>
              <w:sz w:val="22"/>
              <w:szCs w:val="22"/>
            </w:rPr>
            <w:delText xml:space="preserve">Making </w:delText>
          </w:r>
        </w:del>
      </w:ins>
      <w:ins w:id="194" w:author="HSU, Yu-Yin [LST]" w:date="2026-03-08T18:30:00Z" w16du:dateUtc="2026-03-08T10:30:00Z">
        <w:r w:rsidR="002A768A">
          <w:rPr>
            <w:sz w:val="22"/>
            <w:szCs w:val="22"/>
          </w:rPr>
          <w:t>D</w:t>
        </w:r>
      </w:ins>
      <w:ins w:id="195" w:author="Gábor P." w:date="2026-03-08T14:40:00Z" w16du:dateUtc="2026-03-08T06:40:00Z">
        <w:del w:id="196" w:author="HSU, Yu-Yin [LST]" w:date="2026-03-08T18:30:00Z" w16du:dateUtc="2026-03-08T10:30:00Z">
          <w:r w:rsidR="000E0637" w:rsidDel="002A768A">
            <w:rPr>
              <w:sz w:val="22"/>
              <w:szCs w:val="22"/>
            </w:rPr>
            <w:delText>a d</w:delText>
          </w:r>
        </w:del>
        <w:r w:rsidR="000E0637">
          <w:rPr>
            <w:sz w:val="22"/>
            <w:szCs w:val="22"/>
          </w:rPr>
          <w:t>ecision</w:t>
        </w:r>
      </w:ins>
      <w:ins w:id="197" w:author="HSU, Yu-Yin [LST]" w:date="2026-03-08T18:31:00Z" w16du:dateUtc="2026-03-08T10:31:00Z">
        <w:r w:rsidR="002A768A">
          <w:rPr>
            <w:sz w:val="22"/>
            <w:szCs w:val="22"/>
          </w:rPr>
          <w:t>-making</w:t>
        </w:r>
      </w:ins>
      <w:ins w:id="198" w:author="Gábor P." w:date="2026-03-08T14:40:00Z" w16du:dateUtc="2026-03-08T06:40:00Z">
        <w:r w:rsidR="000E0637">
          <w:rPr>
            <w:sz w:val="22"/>
            <w:szCs w:val="22"/>
          </w:rPr>
          <w:t xml:space="preserve"> was quicker in the exhaustive condition </w:t>
        </w:r>
        <w:del w:id="199" w:author="HSU, Yu-Yin [LST]" w:date="2026-03-08T18:31:00Z" w16du:dateUtc="2026-03-08T10:31:00Z">
          <w:r w:rsidR="000E0637" w:rsidDel="002A768A">
            <w:rPr>
              <w:sz w:val="22"/>
              <w:szCs w:val="22"/>
            </w:rPr>
            <w:delText>vs.</w:delText>
          </w:r>
        </w:del>
      </w:ins>
      <w:ins w:id="200" w:author="HSU, Yu-Yin [LST]" w:date="2026-03-08T18:31:00Z" w16du:dateUtc="2026-03-08T10:31:00Z">
        <w:r w:rsidR="002A768A">
          <w:rPr>
            <w:sz w:val="22"/>
            <w:szCs w:val="22"/>
          </w:rPr>
          <w:t>than in</w:t>
        </w:r>
      </w:ins>
      <w:ins w:id="201" w:author="Gábor P." w:date="2026-03-08T14:40:00Z" w16du:dateUtc="2026-03-08T06:40:00Z">
        <w:r w:rsidR="000E0637">
          <w:rPr>
            <w:sz w:val="22"/>
            <w:szCs w:val="22"/>
          </w:rPr>
          <w:t xml:space="preserve"> the contrastive</w:t>
        </w:r>
      </w:ins>
      <w:ins w:id="202" w:author="HSU, Yu-Yin [LST]" w:date="2026-03-08T18:31:00Z" w16du:dateUtc="2026-03-08T10:31:00Z">
        <w:r w:rsidR="002A768A">
          <w:rPr>
            <w:sz w:val="22"/>
            <w:szCs w:val="22"/>
          </w:rPr>
          <w:t xml:space="preserve"> condition</w:t>
        </w:r>
      </w:ins>
      <w:ins w:id="203" w:author="HSU, Yu-Yin [LST]" w:date="2026-03-08T18:36:00Z" w16du:dateUtc="2026-03-08T10:36:00Z">
        <w:r w:rsidR="00AD0C22">
          <w:rPr>
            <w:sz w:val="22"/>
            <w:szCs w:val="22"/>
          </w:rPr>
          <w:t xml:space="preserve"> (p=.005)</w:t>
        </w:r>
      </w:ins>
      <w:ins w:id="204" w:author="HSU, Yu-Yin [LST]" w:date="2026-03-08T18:38:00Z" w16du:dateUtc="2026-03-08T10:38:00Z">
        <w:r w:rsidR="0089435A">
          <w:rPr>
            <w:sz w:val="22"/>
            <w:szCs w:val="22"/>
          </w:rPr>
          <w:t xml:space="preserve"> </w:t>
        </w:r>
      </w:ins>
      <w:r w:rsidR="0089435A">
        <w:rPr>
          <w:sz w:val="22"/>
          <w:szCs w:val="22"/>
        </w:rPr>
        <w:t>regardless of selecting A or B (p</w:t>
      </w:r>
      <w:r w:rsidR="0089435A" w:rsidRPr="0089435A">
        <w:rPr>
          <w:i/>
          <w:iCs/>
          <w:sz w:val="22"/>
          <w:szCs w:val="22"/>
          <w:rPrChange w:id="205" w:author="HSU, Yu-Yin [LST]" w:date="2026-03-08T18:39:00Z" w16du:dateUtc="2026-03-08T10:39:00Z">
            <w:rPr>
              <w:sz w:val="22"/>
              <w:szCs w:val="22"/>
            </w:rPr>
          </w:rPrChange>
        </w:rPr>
        <w:t>s</w:t>
      </w:r>
      <w:r w:rsidR="0089435A">
        <w:rPr>
          <w:sz w:val="22"/>
          <w:szCs w:val="22"/>
        </w:rPr>
        <w:t xml:space="preserve"> &gt;.06)</w:t>
      </w:r>
      <w:ins w:id="206" w:author="HSU, Yu-Yin [LST]" w:date="2026-03-08T18:36:00Z" w16du:dateUtc="2026-03-08T10:36:00Z">
        <w:r w:rsidR="00AD0C22">
          <w:rPr>
            <w:sz w:val="22"/>
            <w:szCs w:val="22"/>
          </w:rPr>
          <w:t xml:space="preserve">, but </w:t>
        </w:r>
      </w:ins>
      <w:ins w:id="207" w:author="HSU, Yu-Yin [LST]" w:date="2026-03-08T18:56:00Z" w16du:dateUtc="2026-03-08T10:56:00Z">
        <w:r w:rsidR="006C74FC">
          <w:rPr>
            <w:sz w:val="22"/>
            <w:szCs w:val="22"/>
          </w:rPr>
          <w:t xml:space="preserve">it was </w:t>
        </w:r>
      </w:ins>
      <w:ins w:id="208" w:author="HSU, Yu-Yin [LST]" w:date="2026-03-08T18:36:00Z" w16du:dateUtc="2026-03-08T10:36:00Z">
        <w:r w:rsidR="00AD0C22">
          <w:rPr>
            <w:sz w:val="22"/>
            <w:szCs w:val="22"/>
          </w:rPr>
          <w:t>not significantly differe</w:t>
        </w:r>
      </w:ins>
      <w:ins w:id="209" w:author="HSU, Yu-Yin [LST]" w:date="2026-03-08T18:39:00Z" w16du:dateUtc="2026-03-08T10:39:00Z">
        <w:r w:rsidR="003D2F76">
          <w:rPr>
            <w:sz w:val="22"/>
            <w:szCs w:val="22"/>
          </w:rPr>
          <w:t xml:space="preserve">nt </w:t>
        </w:r>
      </w:ins>
      <w:ins w:id="210" w:author="HSU, Yu-Yin [LST]" w:date="2026-03-08T18:56:00Z" w16du:dateUtc="2026-03-08T10:56:00Z">
        <w:r w:rsidR="00E94DE3">
          <w:rPr>
            <w:sz w:val="22"/>
            <w:szCs w:val="22"/>
          </w:rPr>
          <w:t>from</w:t>
        </w:r>
      </w:ins>
      <w:ins w:id="211" w:author="HSU, Yu-Yin [LST]" w:date="2026-03-08T18:37:00Z" w16du:dateUtc="2026-03-08T10:37:00Z">
        <w:r w:rsidR="00AD0C22">
          <w:rPr>
            <w:sz w:val="22"/>
            <w:szCs w:val="22"/>
          </w:rPr>
          <w:t xml:space="preserve"> the unmodified condition (p=.144)</w:t>
        </w:r>
      </w:ins>
      <w:ins w:id="212" w:author="Gábor P." w:date="2026-03-08T14:40:00Z" w16du:dateUtc="2026-03-08T06:40:00Z">
        <w:del w:id="213" w:author="HSU, Yu-Yin [LST]" w:date="2026-03-08T18:36:00Z" w16du:dateUtc="2026-03-08T10:36:00Z">
          <w:r w:rsidR="000E0637" w:rsidDel="00AD0C22">
            <w:rPr>
              <w:sz w:val="22"/>
              <w:szCs w:val="22"/>
            </w:rPr>
            <w:delText xml:space="preserve">, </w:delText>
          </w:r>
        </w:del>
      </w:ins>
      <w:ins w:id="214" w:author="Gábor P." w:date="2026-03-08T14:39:00Z" w16du:dateUtc="2026-03-08T06:39:00Z">
        <w:del w:id="215" w:author="HSU, Yu-Yin [LST]" w:date="2026-03-08T18:36:00Z" w16du:dateUtc="2026-03-08T10:36:00Z">
          <w:r w:rsidR="000E0637" w:rsidDel="00AD0C22">
            <w:rPr>
              <w:sz w:val="22"/>
              <w:szCs w:val="22"/>
            </w:rPr>
            <w:delText xml:space="preserve">regardless </w:delText>
          </w:r>
        </w:del>
      </w:ins>
      <w:ins w:id="216" w:author="Gábor P." w:date="2026-03-08T14:41:00Z" w16du:dateUtc="2026-03-08T06:41:00Z">
        <w:del w:id="217" w:author="HSU, Yu-Yin [LST]" w:date="2026-03-08T18:36:00Z" w16du:dateUtc="2026-03-08T10:36:00Z">
          <w:r w:rsidR="000E0637" w:rsidDel="00AD0C22">
            <w:rPr>
              <w:sz w:val="22"/>
              <w:szCs w:val="22"/>
            </w:rPr>
            <w:delText>if the choice was A (</w:delText>
          </w:r>
          <w:r w:rsidR="000E0637" w:rsidRPr="000E0637" w:rsidDel="00AD0C22">
            <w:rPr>
              <w:i/>
              <w:iCs/>
              <w:sz w:val="22"/>
              <w:szCs w:val="22"/>
              <w:rPrChange w:id="218" w:author="Gábor P." w:date="2026-03-08T14:41:00Z" w16du:dateUtc="2026-03-08T06:41:00Z">
                <w:rPr>
                  <w:sz w:val="22"/>
                  <w:szCs w:val="22"/>
                </w:rPr>
              </w:rPrChange>
            </w:rPr>
            <w:delText>p</w:delText>
          </w:r>
          <w:r w:rsidR="000E0637" w:rsidDel="00AD0C22">
            <w:rPr>
              <w:i/>
              <w:iCs/>
              <w:sz w:val="22"/>
              <w:szCs w:val="22"/>
            </w:rPr>
            <w:delText>=</w:delText>
          </w:r>
          <w:r w:rsidR="000E0637" w:rsidRPr="00EE0AA0" w:rsidDel="00AD0C22">
            <w:rPr>
              <w:sz w:val="22"/>
              <w:szCs w:val="22"/>
            </w:rPr>
            <w:delText>.0604</w:delText>
          </w:r>
          <w:r w:rsidR="000E0637" w:rsidDel="00AD0C22">
            <w:rPr>
              <w:sz w:val="22"/>
              <w:szCs w:val="22"/>
            </w:rPr>
            <w:delText>)) or B (</w:delText>
          </w:r>
          <w:r w:rsidR="000E0637" w:rsidDel="00AD0C22">
            <w:rPr>
              <w:i/>
              <w:iCs/>
              <w:sz w:val="22"/>
              <w:szCs w:val="22"/>
            </w:rPr>
            <w:delText>p</w:delText>
          </w:r>
        </w:del>
      </w:ins>
      <w:ins w:id="219" w:author="Gábor P." w:date="2026-03-08T14:42:00Z" w16du:dateUtc="2026-03-08T06:42:00Z">
        <w:del w:id="220" w:author="HSU, Yu-Yin [LST]" w:date="2026-03-08T18:36:00Z" w16du:dateUtc="2026-03-08T10:36:00Z">
          <w:r w:rsidR="000E0637" w:rsidDel="00AD0C22">
            <w:rPr>
              <w:sz w:val="22"/>
              <w:szCs w:val="22"/>
            </w:rPr>
            <w:delText>&lt;</w:delText>
          </w:r>
        </w:del>
      </w:ins>
      <w:ins w:id="221" w:author="Gábor P." w:date="2026-03-08T14:41:00Z" w16du:dateUtc="2026-03-08T06:41:00Z">
        <w:del w:id="222" w:author="HSU, Yu-Yin [LST]" w:date="2026-03-08T18:36:00Z" w16du:dateUtc="2026-03-08T10:36:00Z">
          <w:r w:rsidR="000E0637" w:rsidDel="00AD0C22">
            <w:rPr>
              <w:sz w:val="22"/>
              <w:szCs w:val="22"/>
            </w:rPr>
            <w:delText>.</w:delText>
          </w:r>
        </w:del>
      </w:ins>
      <w:ins w:id="223" w:author="Gábor P." w:date="2026-03-08T14:42:00Z" w16du:dateUtc="2026-03-08T06:42:00Z">
        <w:del w:id="224" w:author="HSU, Yu-Yin [LST]" w:date="2026-03-08T18:36:00Z" w16du:dateUtc="2026-03-08T10:36:00Z">
          <w:r w:rsidR="000E0637" w:rsidDel="00AD0C22">
            <w:rPr>
              <w:sz w:val="22"/>
              <w:szCs w:val="22"/>
            </w:rPr>
            <w:delText>0001</w:delText>
          </w:r>
        </w:del>
      </w:ins>
      <w:ins w:id="225" w:author="Gábor P." w:date="2026-03-08T14:41:00Z" w16du:dateUtc="2026-03-08T06:41:00Z">
        <w:del w:id="226" w:author="HSU, Yu-Yin [LST]" w:date="2026-03-08T18:36:00Z" w16du:dateUtc="2026-03-08T10:36:00Z">
          <w:r w:rsidR="000E0637" w:rsidDel="00AD0C22">
            <w:rPr>
              <w:sz w:val="22"/>
              <w:szCs w:val="22"/>
            </w:rPr>
            <w:delText>)</w:delText>
          </w:r>
        </w:del>
        <w:r w:rsidR="000E0637">
          <w:rPr>
            <w:sz w:val="22"/>
            <w:szCs w:val="22"/>
          </w:rPr>
          <w:t xml:space="preserve">. </w:t>
        </w:r>
        <w:r w:rsidR="000E0637" w:rsidRPr="00695D12">
          <w:rPr>
            <w:sz w:val="22"/>
            <w:szCs w:val="22"/>
            <w:u w:val="single"/>
            <w:rPrChange w:id="227" w:author="HSU, Yu-Yin [LST]" w:date="2026-03-08T18:48:00Z" w16du:dateUtc="2026-03-08T10:48:00Z">
              <w:rPr>
                <w:sz w:val="22"/>
                <w:szCs w:val="22"/>
              </w:rPr>
            </w:rPrChange>
          </w:rPr>
          <w:t xml:space="preserve">In short, </w:t>
        </w:r>
        <w:del w:id="228" w:author="HSU, Yu-Yin [LST]" w:date="2026-03-08T18:41:00Z" w16du:dateUtc="2026-03-08T10:41:00Z">
          <w:r w:rsidR="000E0637" w:rsidRPr="00695D12" w:rsidDel="000445B6">
            <w:rPr>
              <w:sz w:val="22"/>
              <w:szCs w:val="22"/>
              <w:u w:val="single"/>
              <w:rPrChange w:id="229" w:author="HSU, Yu-Yin [LST]" w:date="2026-03-08T18:48:00Z" w16du:dateUtc="2026-03-08T10:48:00Z">
                <w:rPr>
                  <w:sz w:val="22"/>
                  <w:szCs w:val="22"/>
                </w:rPr>
              </w:rPrChange>
            </w:rPr>
            <w:delText>d</w:delText>
          </w:r>
        </w:del>
      </w:ins>
      <w:ins w:id="230" w:author="Gábor P." w:date="2026-03-08T14:24:00Z">
        <w:del w:id="231" w:author="HSU, Yu-Yin [LST]" w:date="2026-03-08T18:41:00Z" w16du:dateUtc="2026-03-08T10:41:00Z">
          <w:r w:rsidR="00930F5B" w:rsidRPr="00695D12" w:rsidDel="000445B6">
            <w:rPr>
              <w:sz w:val="22"/>
              <w:szCs w:val="22"/>
              <w:u w:val="single"/>
              <w:rPrChange w:id="232" w:author="HSU, Yu-Yin [LST]" w:date="2026-03-08T18:48:00Z" w16du:dateUtc="2026-03-08T10:48:00Z">
                <w:rPr>
                  <w:sz w:val="22"/>
                  <w:szCs w:val="22"/>
                  <w:lang w:val="hu-HU"/>
                </w:rPr>
              </w:rPrChange>
            </w:rPr>
            <w:delText>uring reading, sentences with</w:delText>
          </w:r>
        </w:del>
      </w:ins>
      <w:ins w:id="233" w:author="Gábor P." w:date="2026-03-08T14:29:00Z" w16du:dateUtc="2026-03-08T06:29:00Z">
        <w:del w:id="234" w:author="HSU, Yu-Yin [LST]" w:date="2026-03-08T18:41:00Z" w16du:dateUtc="2026-03-08T10:41:00Z">
          <w:r w:rsidR="00930F5B" w:rsidRPr="00695D12" w:rsidDel="000445B6">
            <w:rPr>
              <w:sz w:val="22"/>
              <w:szCs w:val="22"/>
              <w:u w:val="single"/>
              <w:rPrChange w:id="235" w:author="HSU, Yu-Yin [LST]" w:date="2026-03-08T18:48:00Z" w16du:dateUtc="2026-03-08T10:48:00Z">
                <w:rPr>
                  <w:sz w:val="22"/>
                  <w:szCs w:val="22"/>
                  <w:lang w:val="hu-HU"/>
                </w:rPr>
              </w:rPrChange>
            </w:rPr>
            <w:delText xml:space="preserve"> </w:delText>
          </w:r>
        </w:del>
      </w:ins>
      <w:ins w:id="236" w:author="Gábor P." w:date="2026-03-08T14:24:00Z">
        <w:del w:id="237" w:author="HSU, Yu-Yin [LST]" w:date="2026-03-08T18:41:00Z" w16du:dateUtc="2026-03-08T10:41:00Z">
          <w:r w:rsidR="00930F5B" w:rsidRPr="00695D12" w:rsidDel="000445B6">
            <w:rPr>
              <w:i/>
              <w:iCs/>
              <w:sz w:val="22"/>
              <w:szCs w:val="22"/>
              <w:u w:val="single"/>
              <w:rPrChange w:id="238" w:author="HSU, Yu-Yin [LST]" w:date="2026-03-08T18:48:00Z" w16du:dateUtc="2026-03-08T10:48:00Z">
                <w:rPr>
                  <w:sz w:val="22"/>
                  <w:szCs w:val="22"/>
                  <w:lang w:val="hu-HU"/>
                </w:rPr>
              </w:rPrChange>
            </w:rPr>
            <w:delText>only</w:delText>
          </w:r>
          <w:r w:rsidR="00930F5B" w:rsidRPr="00695D12" w:rsidDel="000445B6">
            <w:rPr>
              <w:sz w:val="22"/>
              <w:szCs w:val="22"/>
              <w:u w:val="single"/>
              <w:rPrChange w:id="239" w:author="HSU, Yu-Yin [LST]" w:date="2026-03-08T18:48:00Z" w16du:dateUtc="2026-03-08T10:48:00Z">
                <w:rPr>
                  <w:sz w:val="22"/>
                  <w:szCs w:val="22"/>
                  <w:lang w:val="hu-HU"/>
                </w:rPr>
              </w:rPrChange>
            </w:rPr>
            <w:delText xml:space="preserve"> were sig</w:delText>
          </w:r>
        </w:del>
      </w:ins>
      <w:ins w:id="240" w:author="Gábor P." w:date="2026-03-08T14:29:00Z" w16du:dateUtc="2026-03-08T06:29:00Z">
        <w:del w:id="241" w:author="HSU, Yu-Yin [LST]" w:date="2026-03-08T18:41:00Z" w16du:dateUtc="2026-03-08T10:41:00Z">
          <w:r w:rsidR="00930F5B" w:rsidRPr="00695D12" w:rsidDel="000445B6">
            <w:rPr>
              <w:sz w:val="22"/>
              <w:szCs w:val="22"/>
              <w:u w:val="single"/>
              <w:rPrChange w:id="242" w:author="HSU, Yu-Yin [LST]" w:date="2026-03-08T18:48:00Z" w16du:dateUtc="2026-03-08T10:48:00Z">
                <w:rPr>
                  <w:sz w:val="22"/>
                  <w:szCs w:val="22"/>
                </w:rPr>
              </w:rPrChange>
            </w:rPr>
            <w:delText xml:space="preserve">nificantly </w:delText>
          </w:r>
        </w:del>
      </w:ins>
      <w:ins w:id="243" w:author="Gábor P." w:date="2026-03-08T14:24:00Z">
        <w:del w:id="244" w:author="HSU, Yu-Yin [LST]" w:date="2026-03-08T18:41:00Z" w16du:dateUtc="2026-03-08T10:41:00Z">
          <w:r w:rsidR="00930F5B" w:rsidRPr="00695D12" w:rsidDel="000445B6">
            <w:rPr>
              <w:sz w:val="22"/>
              <w:szCs w:val="22"/>
              <w:u w:val="single"/>
              <w:rPrChange w:id="245" w:author="HSU, Yu-Yin [LST]" w:date="2026-03-08T18:48:00Z" w16du:dateUtc="2026-03-08T10:48:00Z">
                <w:rPr>
                  <w:sz w:val="22"/>
                  <w:szCs w:val="22"/>
                  <w:lang w:val="hu-HU"/>
                </w:rPr>
              </w:rPrChange>
            </w:rPr>
            <w:delText xml:space="preserve">different from unmodified in most </w:delText>
          </w:r>
          <w:r w:rsidR="00930F5B" w:rsidRPr="00695D12" w:rsidDel="000445B6">
            <w:rPr>
              <w:sz w:val="22"/>
              <w:szCs w:val="22"/>
              <w:highlight w:val="yellow"/>
              <w:u w:val="single"/>
              <w:rPrChange w:id="246" w:author="HSU, Yu-Yin [LST]" w:date="2026-03-08T18:48:00Z" w16du:dateUtc="2026-03-08T10:48:00Z">
                <w:rPr>
                  <w:sz w:val="22"/>
                  <w:szCs w:val="22"/>
                  <w:lang w:val="hu-HU"/>
                </w:rPr>
              </w:rPrChange>
            </w:rPr>
            <w:delText>words</w:delText>
          </w:r>
        </w:del>
      </w:ins>
      <w:ins w:id="247" w:author="Gábor P." w:date="2026-03-08T14:29:00Z" w16du:dateUtc="2026-03-08T06:29:00Z">
        <w:del w:id="248" w:author="HSU, Yu-Yin [LST]" w:date="2026-03-08T18:41:00Z" w16du:dateUtc="2026-03-08T10:41:00Z">
          <w:r w:rsidR="00930F5B" w:rsidRPr="00695D12" w:rsidDel="000445B6">
            <w:rPr>
              <w:sz w:val="22"/>
              <w:szCs w:val="22"/>
              <w:highlight w:val="yellow"/>
              <w:u w:val="single"/>
              <w:rPrChange w:id="249" w:author="HSU, Yu-Yin [LST]" w:date="2026-03-08T18:48:00Z" w16du:dateUtc="2026-03-08T10:48:00Z">
                <w:rPr>
                  <w:sz w:val="22"/>
                  <w:szCs w:val="22"/>
                </w:rPr>
              </w:rPrChange>
            </w:rPr>
            <w:delText xml:space="preserve"> (?)</w:delText>
          </w:r>
        </w:del>
      </w:ins>
      <w:ins w:id="250" w:author="Gábor P." w:date="2026-03-08T14:24:00Z">
        <w:del w:id="251" w:author="HSU, Yu-Yin [LST]" w:date="2026-03-08T18:41:00Z" w16du:dateUtc="2026-03-08T10:41:00Z">
          <w:r w:rsidR="00930F5B" w:rsidRPr="00695D12" w:rsidDel="000445B6">
            <w:rPr>
              <w:sz w:val="22"/>
              <w:szCs w:val="22"/>
              <w:u w:val="single"/>
              <w:rPrChange w:id="252" w:author="HSU, Yu-Yin [LST]" w:date="2026-03-08T18:48:00Z" w16du:dateUtc="2026-03-08T10:48:00Z">
                <w:rPr>
                  <w:sz w:val="22"/>
                  <w:szCs w:val="22"/>
                  <w:lang w:val="hu-HU"/>
                </w:rPr>
              </w:rPrChange>
            </w:rPr>
            <w:delText>.</w:delText>
          </w:r>
        </w:del>
      </w:ins>
      <w:ins w:id="253" w:author="Gábor P." w:date="2026-03-08T14:30:00Z" w16du:dateUtc="2026-03-08T06:30:00Z">
        <w:del w:id="254" w:author="HSU, Yu-Yin [LST]" w:date="2026-03-08T18:41:00Z" w16du:dateUtc="2026-03-08T10:41:00Z">
          <w:r w:rsidR="00930F5B" w:rsidRPr="00695D12" w:rsidDel="000445B6">
            <w:rPr>
              <w:sz w:val="22"/>
              <w:szCs w:val="22"/>
              <w:u w:val="single"/>
              <w:rPrChange w:id="255" w:author="HSU, Yu-Yin [LST]" w:date="2026-03-08T18:48:00Z" w16du:dateUtc="2026-03-08T10:48:00Z">
                <w:rPr>
                  <w:sz w:val="22"/>
                  <w:szCs w:val="22"/>
                </w:rPr>
              </w:rPrChange>
            </w:rPr>
            <w:delText xml:space="preserve"> </w:delText>
          </w:r>
        </w:del>
      </w:ins>
      <w:ins w:id="256" w:author="Gábor P." w:date="2026-03-08T14:32:00Z" w16du:dateUtc="2026-03-08T06:32:00Z">
        <w:del w:id="257" w:author="HSU, Yu-Yin [LST]" w:date="2026-03-08T18:41:00Z" w16du:dateUtc="2026-03-08T10:41:00Z">
          <w:r w:rsidR="000E0637" w:rsidRPr="00695D12" w:rsidDel="000445B6">
            <w:rPr>
              <w:sz w:val="22"/>
              <w:szCs w:val="22"/>
              <w:u w:val="single"/>
              <w:rPrChange w:id="258" w:author="HSU, Yu-Yin [LST]" w:date="2026-03-08T18:48:00Z" w16du:dateUtc="2026-03-08T10:48:00Z">
                <w:rPr>
                  <w:sz w:val="22"/>
                  <w:szCs w:val="22"/>
                </w:rPr>
              </w:rPrChange>
            </w:rPr>
            <w:delText>T</w:delText>
          </w:r>
        </w:del>
      </w:ins>
      <w:ins w:id="259" w:author="Gábor P." w:date="2026-03-08T14:24:00Z">
        <w:del w:id="260" w:author="HSU, Yu-Yin [LST]" w:date="2026-03-08T18:41:00Z" w16du:dateUtc="2026-03-08T10:41:00Z">
          <w:r w:rsidR="00930F5B" w:rsidRPr="00695D12" w:rsidDel="000445B6">
            <w:rPr>
              <w:sz w:val="22"/>
              <w:szCs w:val="22"/>
              <w:u w:val="single"/>
              <w:rPrChange w:id="261" w:author="HSU, Yu-Yin [LST]" w:date="2026-03-08T18:48:00Z" w16du:dateUtc="2026-03-08T10:48:00Z">
                <w:rPr>
                  <w:sz w:val="22"/>
                  <w:szCs w:val="22"/>
                  <w:lang w:val="hu-HU"/>
                </w:rPr>
              </w:rPrChange>
            </w:rPr>
            <w:delText>his can be interpret</w:delText>
          </w:r>
        </w:del>
      </w:ins>
      <w:ins w:id="262" w:author="Gábor P." w:date="2026-03-08T14:32:00Z" w16du:dateUtc="2026-03-08T06:32:00Z">
        <w:del w:id="263" w:author="HSU, Yu-Yin [LST]" w:date="2026-03-08T18:41:00Z" w16du:dateUtc="2026-03-08T10:41:00Z">
          <w:r w:rsidR="000E0637" w:rsidRPr="00695D12" w:rsidDel="000445B6">
            <w:rPr>
              <w:sz w:val="22"/>
              <w:szCs w:val="22"/>
              <w:u w:val="single"/>
              <w:rPrChange w:id="264" w:author="HSU, Yu-Yin [LST]" w:date="2026-03-08T18:48:00Z" w16du:dateUtc="2026-03-08T10:48:00Z">
                <w:rPr>
                  <w:sz w:val="22"/>
                  <w:szCs w:val="22"/>
                </w:rPr>
              </w:rPrChange>
            </w:rPr>
            <w:delText>ed</w:delText>
          </w:r>
        </w:del>
      </w:ins>
      <w:ins w:id="265" w:author="Gábor P." w:date="2026-03-08T14:24:00Z">
        <w:del w:id="266" w:author="HSU, Yu-Yin [LST]" w:date="2026-03-08T18:41:00Z" w16du:dateUtc="2026-03-08T10:41:00Z">
          <w:r w:rsidR="00930F5B" w:rsidRPr="00695D12" w:rsidDel="000445B6">
            <w:rPr>
              <w:sz w:val="22"/>
              <w:szCs w:val="22"/>
              <w:u w:val="single"/>
              <w:rPrChange w:id="267" w:author="HSU, Yu-Yin [LST]" w:date="2026-03-08T18:48:00Z" w16du:dateUtc="2026-03-08T10:48:00Z">
                <w:rPr>
                  <w:sz w:val="22"/>
                  <w:szCs w:val="22"/>
                  <w:lang w:val="hu-HU"/>
                </w:rPr>
              </w:rPrChange>
            </w:rPr>
            <w:delText xml:space="preserve"> as </w:delText>
          </w:r>
          <w:r w:rsidR="00930F5B" w:rsidRPr="00695D12" w:rsidDel="000445B6">
            <w:rPr>
              <w:i/>
              <w:iCs/>
              <w:sz w:val="22"/>
              <w:szCs w:val="22"/>
              <w:u w:val="single"/>
              <w:rPrChange w:id="268" w:author="HSU, Yu-Yin [LST]" w:date="2026-03-08T18:48:00Z" w16du:dateUtc="2026-03-08T10:48:00Z">
                <w:rPr>
                  <w:sz w:val="22"/>
                  <w:szCs w:val="22"/>
                  <w:lang w:val="hu-HU"/>
                </w:rPr>
              </w:rPrChange>
            </w:rPr>
            <w:delText>only</w:delText>
          </w:r>
        </w:del>
      </w:ins>
      <w:ins w:id="269" w:author="Gábor P." w:date="2026-03-08T14:33:00Z" w16du:dateUtc="2026-03-08T06:33:00Z">
        <w:del w:id="270" w:author="HSU, Yu-Yin [LST]" w:date="2026-03-08T18:41:00Z" w16du:dateUtc="2026-03-08T10:41:00Z">
          <w:r w:rsidR="000E0637" w:rsidRPr="00695D12" w:rsidDel="000445B6">
            <w:rPr>
              <w:sz w:val="22"/>
              <w:szCs w:val="22"/>
              <w:u w:val="single"/>
              <w:rPrChange w:id="271" w:author="HSU, Yu-Yin [LST]" w:date="2026-03-08T18:48:00Z" w16du:dateUtc="2026-03-08T10:48:00Z">
                <w:rPr>
                  <w:sz w:val="22"/>
                  <w:szCs w:val="22"/>
                </w:rPr>
              </w:rPrChange>
            </w:rPr>
            <w:delText>-</w:delText>
          </w:r>
        </w:del>
      </w:ins>
      <w:ins w:id="272" w:author="Gábor P." w:date="2026-03-08T14:24:00Z">
        <w:del w:id="273" w:author="HSU, Yu-Yin [LST]" w:date="2026-03-08T18:41:00Z" w16du:dateUtc="2026-03-08T10:41:00Z">
          <w:r w:rsidR="00930F5B" w:rsidRPr="00695D12" w:rsidDel="000445B6">
            <w:rPr>
              <w:sz w:val="22"/>
              <w:szCs w:val="22"/>
              <w:u w:val="single"/>
              <w:rPrChange w:id="274" w:author="HSU, Yu-Yin [LST]" w:date="2026-03-08T18:48:00Z" w16du:dateUtc="2026-03-08T10:48:00Z">
                <w:rPr>
                  <w:sz w:val="22"/>
                  <w:szCs w:val="22"/>
                  <w:lang w:val="hu-HU"/>
                </w:rPr>
              </w:rPrChange>
            </w:rPr>
            <w:delText>sentences requir</w:delText>
          </w:r>
        </w:del>
      </w:ins>
      <w:ins w:id="275" w:author="Gábor P." w:date="2026-03-08T14:34:00Z" w16du:dateUtc="2026-03-08T06:34:00Z">
        <w:del w:id="276" w:author="HSU, Yu-Yin [LST]" w:date="2026-03-08T18:41:00Z" w16du:dateUtc="2026-03-08T10:41:00Z">
          <w:r w:rsidR="000E0637" w:rsidRPr="00695D12" w:rsidDel="000445B6">
            <w:rPr>
              <w:sz w:val="22"/>
              <w:szCs w:val="22"/>
              <w:u w:val="single"/>
              <w:rPrChange w:id="277" w:author="HSU, Yu-Yin [LST]" w:date="2026-03-08T18:48:00Z" w16du:dateUtc="2026-03-08T10:48:00Z">
                <w:rPr>
                  <w:sz w:val="22"/>
                  <w:szCs w:val="22"/>
                </w:rPr>
              </w:rPrChange>
            </w:rPr>
            <w:delText>ing</w:delText>
          </w:r>
        </w:del>
      </w:ins>
      <w:ins w:id="278" w:author="Gábor P." w:date="2026-03-08T14:24:00Z">
        <w:del w:id="279" w:author="HSU, Yu-Yin [LST]" w:date="2026-03-08T18:41:00Z" w16du:dateUtc="2026-03-08T10:41:00Z">
          <w:r w:rsidR="00930F5B" w:rsidRPr="00695D12" w:rsidDel="000445B6">
            <w:rPr>
              <w:sz w:val="22"/>
              <w:szCs w:val="22"/>
              <w:u w:val="single"/>
              <w:rPrChange w:id="280" w:author="HSU, Yu-Yin [LST]" w:date="2026-03-08T18:48:00Z" w16du:dateUtc="2026-03-08T10:48:00Z">
                <w:rPr>
                  <w:sz w:val="22"/>
                  <w:szCs w:val="22"/>
                  <w:lang w:val="hu-HU"/>
                </w:rPr>
              </w:rPrChange>
            </w:rPr>
            <w:delText xml:space="preserve"> an </w:delText>
          </w:r>
        </w:del>
      </w:ins>
      <w:ins w:id="281" w:author="HSU, Yu-Yin [LST]" w:date="2026-03-08T18:41:00Z" w16du:dateUtc="2026-03-08T10:41:00Z">
        <w:r w:rsidR="000445B6" w:rsidRPr="00695D12">
          <w:rPr>
            <w:sz w:val="22"/>
            <w:szCs w:val="22"/>
            <w:u w:val="single"/>
            <w:rPrChange w:id="282" w:author="HSU, Yu-Yin [LST]" w:date="2026-03-08T18:48:00Z" w16du:dateUtc="2026-03-08T10:48:00Z">
              <w:rPr>
                <w:sz w:val="22"/>
                <w:szCs w:val="22"/>
              </w:rPr>
            </w:rPrChange>
          </w:rPr>
          <w:t xml:space="preserve">RT results show that </w:t>
        </w:r>
      </w:ins>
      <w:ins w:id="283" w:author="Gábor P." w:date="2026-03-08T14:24:00Z">
        <w:r w:rsidR="00930F5B" w:rsidRPr="00695D12">
          <w:rPr>
            <w:sz w:val="22"/>
            <w:szCs w:val="22"/>
            <w:u w:val="single"/>
            <w:rPrChange w:id="284" w:author="HSU, Yu-Yin [LST]" w:date="2026-03-08T18:48:00Z" w16du:dateUtc="2026-03-08T10:48:00Z">
              <w:rPr>
                <w:sz w:val="22"/>
                <w:szCs w:val="22"/>
                <w:lang w:val="hu-HU"/>
              </w:rPr>
            </w:rPrChange>
          </w:rPr>
          <w:t>explicit exhaustive focus denotation</w:t>
        </w:r>
      </w:ins>
      <w:ins w:id="285" w:author="HSU, Yu-Yin [LST]" w:date="2026-03-08T18:41:00Z" w16du:dateUtc="2026-03-08T10:41:00Z">
        <w:r w:rsidR="000445B6" w:rsidRPr="00695D12">
          <w:rPr>
            <w:sz w:val="22"/>
            <w:szCs w:val="22"/>
            <w:u w:val="single"/>
            <w:rPrChange w:id="286" w:author="HSU, Yu-Yin [LST]" w:date="2026-03-08T18:48:00Z" w16du:dateUtc="2026-03-08T10:48:00Z">
              <w:rPr>
                <w:sz w:val="22"/>
                <w:szCs w:val="22"/>
              </w:rPr>
            </w:rPrChange>
          </w:rPr>
          <w:t xml:space="preserve"> facilitate</w:t>
        </w:r>
      </w:ins>
      <w:ins w:id="287" w:author="HSU, Yu-Yin [LST]" w:date="2026-03-08T18:42:00Z" w16du:dateUtc="2026-03-08T10:42:00Z">
        <w:r w:rsidR="000445B6" w:rsidRPr="00695D12">
          <w:rPr>
            <w:sz w:val="22"/>
            <w:szCs w:val="22"/>
            <w:u w:val="single"/>
            <w:rPrChange w:id="288" w:author="HSU, Yu-Yin [LST]" w:date="2026-03-08T18:48:00Z" w16du:dateUtc="2026-03-08T10:48:00Z">
              <w:rPr>
                <w:sz w:val="22"/>
                <w:szCs w:val="22"/>
              </w:rPr>
            </w:rPrChange>
          </w:rPr>
          <w:t>d</w:t>
        </w:r>
      </w:ins>
      <w:ins w:id="289" w:author="HSU, Yu-Yin [LST]" w:date="2026-03-08T18:41:00Z" w16du:dateUtc="2026-03-08T10:41:00Z">
        <w:r w:rsidR="000445B6" w:rsidRPr="00695D12">
          <w:rPr>
            <w:sz w:val="22"/>
            <w:szCs w:val="22"/>
            <w:u w:val="single"/>
            <w:rPrChange w:id="290" w:author="HSU, Yu-Yin [LST]" w:date="2026-03-08T18:48:00Z" w16du:dateUtc="2026-03-08T10:48:00Z">
              <w:rPr>
                <w:sz w:val="22"/>
                <w:szCs w:val="22"/>
              </w:rPr>
            </w:rPrChange>
          </w:rPr>
          <w:t xml:space="preserve"> </w:t>
        </w:r>
      </w:ins>
      <w:ins w:id="291" w:author="HSU, Yu-Yin [LST]" w:date="2026-03-08T18:42:00Z" w16du:dateUtc="2026-03-08T10:42:00Z">
        <w:r w:rsidR="000445B6" w:rsidRPr="00695D12">
          <w:rPr>
            <w:sz w:val="22"/>
            <w:szCs w:val="22"/>
            <w:u w:val="single"/>
            <w:rPrChange w:id="292" w:author="HSU, Yu-Yin [LST]" w:date="2026-03-08T18:48:00Z" w16du:dateUtc="2026-03-08T10:48:00Z">
              <w:rPr>
                <w:sz w:val="22"/>
                <w:szCs w:val="22"/>
              </w:rPr>
            </w:rPrChange>
          </w:rPr>
          <w:t xml:space="preserve">the reading </w:t>
        </w:r>
        <w:r w:rsidR="000445B6" w:rsidRPr="00695D12">
          <w:rPr>
            <w:sz w:val="22"/>
            <w:szCs w:val="22"/>
            <w:u w:val="single"/>
            <w:rPrChange w:id="293" w:author="HSU, Yu-Yin [LST]" w:date="2026-03-08T18:48:00Z" w16du:dateUtc="2026-03-08T10:48:00Z">
              <w:rPr>
                <w:sz w:val="22"/>
                <w:szCs w:val="22"/>
              </w:rPr>
            </w:rPrChange>
          </w:rPr>
          <w:lastRenderedPageBreak/>
          <w:t>comprehension</w:t>
        </w:r>
      </w:ins>
      <w:ins w:id="294" w:author="HSU, Yu-Yin [LST]" w:date="2026-03-08T18:43:00Z" w16du:dateUtc="2026-03-08T10:43:00Z">
        <w:r w:rsidR="000445B6" w:rsidRPr="00695D12">
          <w:rPr>
            <w:sz w:val="22"/>
            <w:szCs w:val="22"/>
            <w:u w:val="single"/>
            <w:rPrChange w:id="295" w:author="HSU, Yu-Yin [LST]" w:date="2026-03-08T18:48:00Z" w16du:dateUtc="2026-03-08T10:48:00Z">
              <w:rPr>
                <w:sz w:val="22"/>
                <w:szCs w:val="22"/>
              </w:rPr>
            </w:rPrChange>
          </w:rPr>
          <w:t xml:space="preserve">, </w:t>
        </w:r>
      </w:ins>
      <w:ins w:id="296" w:author="HSU, Yu-Yin [LST]" w:date="2026-03-08T18:44:00Z" w16du:dateUtc="2026-03-08T10:44:00Z">
        <w:r w:rsidR="000445B6" w:rsidRPr="00695D12">
          <w:rPr>
            <w:sz w:val="22"/>
            <w:szCs w:val="22"/>
            <w:u w:val="single"/>
            <w:rPrChange w:id="297" w:author="HSU, Yu-Yin [LST]" w:date="2026-03-08T18:48:00Z" w16du:dateUtc="2026-03-08T10:48:00Z">
              <w:rPr>
                <w:sz w:val="22"/>
                <w:szCs w:val="22"/>
              </w:rPr>
            </w:rPrChange>
          </w:rPr>
          <w:t>unlike</w:t>
        </w:r>
      </w:ins>
      <w:ins w:id="298" w:author="HSU, Yu-Yin [LST]" w:date="2026-03-08T18:43:00Z" w16du:dateUtc="2026-03-08T10:43:00Z">
        <w:r w:rsidR="000445B6" w:rsidRPr="00695D12">
          <w:rPr>
            <w:sz w:val="22"/>
            <w:szCs w:val="22"/>
            <w:u w:val="single"/>
            <w:rPrChange w:id="299" w:author="HSU, Yu-Yin [LST]" w:date="2026-03-08T18:48:00Z" w16du:dateUtc="2026-03-08T10:48:00Z">
              <w:rPr>
                <w:sz w:val="22"/>
                <w:szCs w:val="22"/>
              </w:rPr>
            </w:rPrChange>
          </w:rPr>
          <w:t xml:space="preserve"> the </w:t>
        </w:r>
      </w:ins>
      <w:ins w:id="300" w:author="HSU, Yu-Yin [LST]" w:date="2026-03-08T18:44:00Z" w16du:dateUtc="2026-03-08T10:44:00Z">
        <w:r w:rsidR="000445B6" w:rsidRPr="00695D12">
          <w:rPr>
            <w:sz w:val="22"/>
            <w:szCs w:val="22"/>
            <w:u w:val="single"/>
            <w:rPrChange w:id="301" w:author="HSU, Yu-Yin [LST]" w:date="2026-03-08T18:48:00Z" w16du:dateUtc="2026-03-08T10:48:00Z">
              <w:rPr>
                <w:sz w:val="22"/>
                <w:szCs w:val="22"/>
              </w:rPr>
            </w:rPrChange>
          </w:rPr>
          <w:t>unmodified</w:t>
        </w:r>
      </w:ins>
      <w:ins w:id="302" w:author="HSU, Yu-Yin [LST]" w:date="2026-03-08T18:43:00Z" w16du:dateUtc="2026-03-08T10:43:00Z">
        <w:r w:rsidR="000445B6" w:rsidRPr="00695D12">
          <w:rPr>
            <w:sz w:val="22"/>
            <w:szCs w:val="22"/>
            <w:u w:val="single"/>
            <w:rPrChange w:id="303" w:author="HSU, Yu-Yin [LST]" w:date="2026-03-08T18:48:00Z" w16du:dateUtc="2026-03-08T10:48:00Z">
              <w:rPr>
                <w:sz w:val="22"/>
                <w:szCs w:val="22"/>
              </w:rPr>
            </w:rPrChange>
          </w:rPr>
          <w:t xml:space="preserve"> condition</w:t>
        </w:r>
      </w:ins>
      <w:ins w:id="304" w:author="HSU, Yu-Yin [LST]" w:date="2026-03-08T18:44:00Z" w16du:dateUtc="2026-03-08T10:44:00Z">
        <w:r w:rsidR="000445B6" w:rsidRPr="00695D12">
          <w:rPr>
            <w:sz w:val="22"/>
            <w:szCs w:val="22"/>
            <w:u w:val="single"/>
            <w:rPrChange w:id="305" w:author="HSU, Yu-Yin [LST]" w:date="2026-03-08T18:48:00Z" w16du:dateUtc="2026-03-08T10:48:00Z">
              <w:rPr>
                <w:sz w:val="22"/>
                <w:szCs w:val="22"/>
              </w:rPr>
            </w:rPrChange>
          </w:rPr>
          <w:t>; however,</w:t>
        </w:r>
      </w:ins>
      <w:ins w:id="306" w:author="HSU, Yu-Yin [LST]" w:date="2026-03-08T18:45:00Z" w16du:dateUtc="2026-03-08T10:45:00Z">
        <w:r w:rsidR="000445B6" w:rsidRPr="00695D12">
          <w:rPr>
            <w:sz w:val="22"/>
            <w:szCs w:val="22"/>
            <w:u w:val="single"/>
            <w:rPrChange w:id="307" w:author="HSU, Yu-Yin [LST]" w:date="2026-03-08T18:48:00Z" w16du:dateUtc="2026-03-08T10:48:00Z">
              <w:rPr>
                <w:sz w:val="22"/>
                <w:szCs w:val="22"/>
              </w:rPr>
            </w:rPrChange>
          </w:rPr>
          <w:t xml:space="preserve"> </w:t>
        </w:r>
      </w:ins>
      <w:r w:rsidR="000445B6" w:rsidRPr="004A1255">
        <w:rPr>
          <w:sz w:val="22"/>
          <w:szCs w:val="22"/>
          <w:u w:val="single"/>
        </w:rPr>
        <w:t>to make a</w:t>
      </w:r>
      <w:r w:rsidR="00930F5B" w:rsidRPr="004A1255">
        <w:rPr>
          <w:sz w:val="22"/>
          <w:szCs w:val="22"/>
          <w:u w:val="single"/>
        </w:rPr>
        <w:t xml:space="preserve"> decision</w:t>
      </w:r>
      <w:ins w:id="308" w:author="Gábor P." w:date="2026-03-08T14:24:00Z">
        <w:r w:rsidR="00930F5B" w:rsidRPr="00695D12">
          <w:rPr>
            <w:sz w:val="22"/>
            <w:szCs w:val="22"/>
            <w:u w:val="single"/>
            <w:rPrChange w:id="309" w:author="HSU, Yu-Yin [LST]" w:date="2026-03-08T18:48:00Z" w16du:dateUtc="2026-03-08T10:48:00Z">
              <w:rPr>
                <w:sz w:val="22"/>
                <w:szCs w:val="22"/>
                <w:lang w:val="hu-HU"/>
              </w:rPr>
            </w:rPrChange>
          </w:rPr>
          <w:t xml:space="preserve">, the </w:t>
        </w:r>
      </w:ins>
      <w:ins w:id="310" w:author="HSU, Yu-Yin [LST]" w:date="2026-03-08T18:44:00Z" w16du:dateUtc="2026-03-08T10:44:00Z">
        <w:r w:rsidR="000445B6" w:rsidRPr="00695D12">
          <w:rPr>
            <w:sz w:val="22"/>
            <w:szCs w:val="22"/>
            <w:u w:val="single"/>
            <w:rPrChange w:id="311" w:author="HSU, Yu-Yin [LST]" w:date="2026-03-08T18:48:00Z" w16du:dateUtc="2026-03-08T10:48:00Z">
              <w:rPr>
                <w:sz w:val="22"/>
                <w:szCs w:val="22"/>
              </w:rPr>
            </w:rPrChange>
          </w:rPr>
          <w:t>RT</w:t>
        </w:r>
      </w:ins>
      <w:ins w:id="312" w:author="HSU, Yu-Yin [LST]" w:date="2026-03-08T18:45:00Z" w16du:dateUtc="2026-03-08T10:45:00Z">
        <w:r w:rsidR="000445B6" w:rsidRPr="00695D12">
          <w:rPr>
            <w:sz w:val="22"/>
            <w:szCs w:val="22"/>
            <w:u w:val="single"/>
            <w:rPrChange w:id="313" w:author="HSU, Yu-Yin [LST]" w:date="2026-03-08T18:48:00Z" w16du:dateUtc="2026-03-08T10:48:00Z">
              <w:rPr>
                <w:sz w:val="22"/>
                <w:szCs w:val="22"/>
              </w:rPr>
            </w:rPrChange>
          </w:rPr>
          <w:t>s</w:t>
        </w:r>
      </w:ins>
      <w:ins w:id="314" w:author="HSU, Yu-Yin [LST]" w:date="2026-03-08T18:44:00Z" w16du:dateUtc="2026-03-08T10:44:00Z">
        <w:r w:rsidR="000445B6" w:rsidRPr="00695D12">
          <w:rPr>
            <w:sz w:val="22"/>
            <w:szCs w:val="22"/>
            <w:u w:val="single"/>
            <w:rPrChange w:id="315" w:author="HSU, Yu-Yin [LST]" w:date="2026-03-08T18:48:00Z" w16du:dateUtc="2026-03-08T10:48:00Z">
              <w:rPr>
                <w:sz w:val="22"/>
                <w:szCs w:val="22"/>
              </w:rPr>
            </w:rPrChange>
          </w:rPr>
          <w:t xml:space="preserve"> </w:t>
        </w:r>
      </w:ins>
      <w:ins w:id="316" w:author="Gábor P." w:date="2026-03-08T14:24:00Z">
        <w:del w:id="317" w:author="HSU, Yu-Yin [LST]" w:date="2026-03-08T18:45:00Z" w16du:dateUtc="2026-03-08T10:45:00Z">
          <w:r w:rsidR="00930F5B" w:rsidRPr="00695D12" w:rsidDel="000445B6">
            <w:rPr>
              <w:sz w:val="22"/>
              <w:szCs w:val="22"/>
              <w:u w:val="single"/>
              <w:rPrChange w:id="318" w:author="HSU, Yu-Yin [LST]" w:date="2026-03-08T18:48:00Z" w16du:dateUtc="2026-03-08T10:48:00Z">
                <w:rPr>
                  <w:sz w:val="22"/>
                  <w:szCs w:val="22"/>
                  <w:lang w:val="hu-HU"/>
                </w:rPr>
              </w:rPrChange>
            </w:rPr>
            <w:delText>difference</w:delText>
          </w:r>
        </w:del>
      </w:ins>
      <w:ins w:id="319" w:author="HSU, Yu-Yin [LST]" w:date="2026-03-08T18:45:00Z" w16du:dateUtc="2026-03-08T10:45:00Z">
        <w:r w:rsidR="000445B6" w:rsidRPr="00695D12">
          <w:rPr>
            <w:sz w:val="22"/>
            <w:szCs w:val="22"/>
            <w:u w:val="single"/>
            <w:rPrChange w:id="320" w:author="HSU, Yu-Yin [LST]" w:date="2026-03-08T18:48:00Z" w16du:dateUtc="2026-03-08T10:48:00Z">
              <w:rPr>
                <w:sz w:val="22"/>
                <w:szCs w:val="22"/>
              </w:rPr>
            </w:rPrChange>
          </w:rPr>
          <w:t>needed</w:t>
        </w:r>
      </w:ins>
      <w:ins w:id="321" w:author="Gábor P." w:date="2026-03-08T14:24:00Z">
        <w:r w:rsidR="00930F5B" w:rsidRPr="00695D12">
          <w:rPr>
            <w:sz w:val="22"/>
            <w:szCs w:val="22"/>
            <w:u w:val="single"/>
            <w:rPrChange w:id="322" w:author="HSU, Yu-Yin [LST]" w:date="2026-03-08T18:48:00Z" w16du:dateUtc="2026-03-08T10:48:00Z">
              <w:rPr>
                <w:sz w:val="22"/>
                <w:szCs w:val="22"/>
                <w:lang w:val="hu-HU"/>
              </w:rPr>
            </w:rPrChange>
          </w:rPr>
          <w:t xml:space="preserve"> </w:t>
        </w:r>
      </w:ins>
      <w:ins w:id="323" w:author="HSU, Yu-Yin [LST]" w:date="2026-03-08T18:44:00Z" w16du:dateUtc="2026-03-08T10:44:00Z">
        <w:r w:rsidR="000445B6" w:rsidRPr="00695D12">
          <w:rPr>
            <w:sz w:val="22"/>
            <w:szCs w:val="22"/>
            <w:u w:val="single"/>
            <w:rPrChange w:id="324" w:author="HSU, Yu-Yin [LST]" w:date="2026-03-08T18:48:00Z" w16du:dateUtc="2026-03-08T10:48:00Z">
              <w:rPr>
                <w:sz w:val="22"/>
                <w:szCs w:val="22"/>
              </w:rPr>
            </w:rPrChange>
          </w:rPr>
          <w:t>between exhaustive and unmodified</w:t>
        </w:r>
      </w:ins>
      <w:ins w:id="325" w:author="HSU, Yu-Yin [LST]" w:date="2026-03-08T18:46:00Z" w16du:dateUtc="2026-03-08T10:46:00Z">
        <w:r w:rsidR="002A25AB" w:rsidRPr="00695D12">
          <w:rPr>
            <w:sz w:val="22"/>
            <w:szCs w:val="22"/>
            <w:u w:val="single"/>
            <w:rPrChange w:id="326" w:author="HSU, Yu-Yin [LST]" w:date="2026-03-08T18:48:00Z" w16du:dateUtc="2026-03-08T10:48:00Z">
              <w:rPr>
                <w:sz w:val="22"/>
                <w:szCs w:val="22"/>
              </w:rPr>
            </w:rPrChange>
          </w:rPr>
          <w:t xml:space="preserve"> </w:t>
        </w:r>
      </w:ins>
      <w:ins w:id="327" w:author="HSU, Yu-Yin [LST]" w:date="2026-03-08T18:44:00Z" w16du:dateUtc="2026-03-08T10:44:00Z">
        <w:r w:rsidR="000445B6" w:rsidRPr="00695D12">
          <w:rPr>
            <w:sz w:val="22"/>
            <w:szCs w:val="22"/>
            <w:u w:val="single"/>
            <w:rPrChange w:id="328" w:author="HSU, Yu-Yin [LST]" w:date="2026-03-08T18:48:00Z" w16du:dateUtc="2026-03-08T10:48:00Z">
              <w:rPr>
                <w:sz w:val="22"/>
                <w:szCs w:val="22"/>
              </w:rPr>
            </w:rPrChange>
          </w:rPr>
          <w:t>w</w:t>
        </w:r>
      </w:ins>
      <w:ins w:id="329" w:author="HSU, Yu-Yin [LST]" w:date="2026-03-08T18:45:00Z" w16du:dateUtc="2026-03-08T10:45:00Z">
        <w:r w:rsidR="000445B6" w:rsidRPr="00695D12">
          <w:rPr>
            <w:sz w:val="22"/>
            <w:szCs w:val="22"/>
            <w:u w:val="single"/>
            <w:rPrChange w:id="330" w:author="HSU, Yu-Yin [LST]" w:date="2026-03-08T18:48:00Z" w16du:dateUtc="2026-03-08T10:48:00Z">
              <w:rPr>
                <w:sz w:val="22"/>
                <w:szCs w:val="22"/>
              </w:rPr>
            </w:rPrChange>
          </w:rPr>
          <w:t>as</w:t>
        </w:r>
      </w:ins>
      <w:ins w:id="331" w:author="Gábor P." w:date="2026-03-08T14:24:00Z">
        <w:del w:id="332" w:author="HSU, Yu-Yin [LST]" w:date="2026-03-08T18:44:00Z" w16du:dateUtc="2026-03-08T10:44:00Z">
          <w:r w:rsidR="00930F5B" w:rsidRPr="00695D12" w:rsidDel="000445B6">
            <w:rPr>
              <w:sz w:val="22"/>
              <w:szCs w:val="22"/>
              <w:u w:val="single"/>
              <w:rPrChange w:id="333" w:author="HSU, Yu-Yin [LST]" w:date="2026-03-08T18:48:00Z" w16du:dateUtc="2026-03-08T10:48:00Z">
                <w:rPr>
                  <w:sz w:val="22"/>
                  <w:szCs w:val="22"/>
                  <w:lang w:val="hu-HU"/>
                </w:rPr>
              </w:rPrChange>
            </w:rPr>
            <w:delText>is</w:delText>
          </w:r>
        </w:del>
        <w:del w:id="334" w:author="HSU, Yu-Yin [LST]" w:date="2026-03-08T18:46:00Z" w16du:dateUtc="2026-03-08T10:46:00Z">
          <w:r w:rsidR="00930F5B" w:rsidRPr="00695D12" w:rsidDel="002A25AB">
            <w:rPr>
              <w:sz w:val="22"/>
              <w:szCs w:val="22"/>
              <w:u w:val="single"/>
              <w:rPrChange w:id="335" w:author="HSU, Yu-Yin [LST]" w:date="2026-03-08T18:48:00Z" w16du:dateUtc="2026-03-08T10:48:00Z">
                <w:rPr>
                  <w:sz w:val="22"/>
                  <w:szCs w:val="22"/>
                  <w:lang w:val="hu-HU"/>
                </w:rPr>
              </w:rPrChange>
            </w:rPr>
            <w:delText xml:space="preserve"> not</w:delText>
          </w:r>
        </w:del>
        <w:r w:rsidR="00930F5B" w:rsidRPr="00695D12">
          <w:rPr>
            <w:sz w:val="22"/>
            <w:szCs w:val="22"/>
            <w:u w:val="single"/>
            <w:rPrChange w:id="336" w:author="HSU, Yu-Yin [LST]" w:date="2026-03-08T18:48:00Z" w16du:dateUtc="2026-03-08T10:48:00Z">
              <w:rPr>
                <w:sz w:val="22"/>
                <w:szCs w:val="22"/>
                <w:lang w:val="hu-HU"/>
              </w:rPr>
            </w:rPrChange>
          </w:rPr>
          <w:t xml:space="preserve"> </w:t>
        </w:r>
      </w:ins>
      <w:ins w:id="337" w:author="HSU, Yu-Yin [LST]" w:date="2026-03-08T18:57:00Z" w16du:dateUtc="2026-03-08T10:57:00Z">
        <w:r w:rsidR="00EA28F2">
          <w:rPr>
            <w:sz w:val="22"/>
            <w:szCs w:val="22"/>
            <w:u w:val="single"/>
          </w:rPr>
          <w:t xml:space="preserve">not </w:t>
        </w:r>
      </w:ins>
      <w:ins w:id="338" w:author="Gábor P." w:date="2026-03-08T14:24:00Z">
        <w:r w:rsidR="00930F5B" w:rsidRPr="00695D12">
          <w:rPr>
            <w:sz w:val="22"/>
            <w:szCs w:val="22"/>
            <w:u w:val="single"/>
            <w:rPrChange w:id="339" w:author="HSU, Yu-Yin [LST]" w:date="2026-03-08T18:48:00Z" w16du:dateUtc="2026-03-08T10:48:00Z">
              <w:rPr>
                <w:sz w:val="22"/>
                <w:szCs w:val="22"/>
                <w:lang w:val="hu-HU"/>
              </w:rPr>
            </w:rPrChange>
          </w:rPr>
          <w:t>sig</w:t>
        </w:r>
      </w:ins>
      <w:ins w:id="340" w:author="Gábor P." w:date="2026-03-08T14:34:00Z" w16du:dateUtc="2026-03-08T06:34:00Z">
        <w:r w:rsidR="000E0637" w:rsidRPr="00695D12">
          <w:rPr>
            <w:sz w:val="22"/>
            <w:szCs w:val="22"/>
            <w:u w:val="single"/>
            <w:rPrChange w:id="341" w:author="HSU, Yu-Yin [LST]" w:date="2026-03-08T18:48:00Z" w16du:dateUtc="2026-03-08T10:48:00Z">
              <w:rPr>
                <w:sz w:val="22"/>
                <w:szCs w:val="22"/>
              </w:rPr>
            </w:rPrChange>
          </w:rPr>
          <w:t>nificant</w:t>
        </w:r>
      </w:ins>
      <w:ins w:id="342" w:author="HSU, Yu-Yin [LST]" w:date="2026-03-08T18:57:00Z" w16du:dateUtc="2026-03-08T10:57:00Z">
        <w:r w:rsidR="00EA28F2">
          <w:rPr>
            <w:sz w:val="22"/>
            <w:szCs w:val="22"/>
            <w:u w:val="single"/>
          </w:rPr>
          <w:t>ly different</w:t>
        </w:r>
      </w:ins>
      <w:ins w:id="343" w:author="Gábor P." w:date="2026-03-08T14:34:00Z" w16du:dateUtc="2026-03-08T06:34:00Z">
        <w:del w:id="344" w:author="HSU, Yu-Yin [LST]" w:date="2026-03-08T18:45:00Z" w16du:dateUtc="2026-03-08T10:45:00Z">
          <w:r w:rsidR="000E0637" w:rsidRPr="00695D12" w:rsidDel="000445B6">
            <w:rPr>
              <w:sz w:val="22"/>
              <w:szCs w:val="22"/>
              <w:u w:val="single"/>
              <w:rPrChange w:id="345" w:author="HSU, Yu-Yin [LST]" w:date="2026-03-08T18:48:00Z" w16du:dateUtc="2026-03-08T10:48:00Z">
                <w:rPr>
                  <w:sz w:val="22"/>
                  <w:szCs w:val="22"/>
                </w:rPr>
              </w:rPrChange>
            </w:rPr>
            <w:delText xml:space="preserve">, suggesting </w:delText>
          </w:r>
        </w:del>
      </w:ins>
      <w:ins w:id="346" w:author="Gábor P." w:date="2026-03-08T14:24:00Z">
        <w:del w:id="347" w:author="HSU, Yu-Yin [LST]" w:date="2026-03-08T18:45:00Z" w16du:dateUtc="2026-03-08T10:45:00Z">
          <w:r w:rsidR="00930F5B" w:rsidRPr="00695D12" w:rsidDel="000445B6">
            <w:rPr>
              <w:sz w:val="22"/>
              <w:szCs w:val="22"/>
              <w:u w:val="single"/>
              <w:rPrChange w:id="348" w:author="HSU, Yu-Yin [LST]" w:date="2026-03-08T18:48:00Z" w16du:dateUtc="2026-03-08T10:48:00Z">
                <w:rPr>
                  <w:sz w:val="22"/>
                  <w:szCs w:val="22"/>
                  <w:lang w:val="hu-HU"/>
                </w:rPr>
              </w:rPrChange>
            </w:rPr>
            <w:delText>that it is easy to decide the reading of these two conditions</w:delText>
          </w:r>
        </w:del>
        <w:r w:rsidR="00930F5B" w:rsidRPr="00695D12">
          <w:rPr>
            <w:sz w:val="22"/>
            <w:szCs w:val="22"/>
            <w:u w:val="single"/>
            <w:rPrChange w:id="349" w:author="HSU, Yu-Yin [LST]" w:date="2026-03-08T18:48:00Z" w16du:dateUtc="2026-03-08T10:48:00Z">
              <w:rPr>
                <w:sz w:val="22"/>
                <w:szCs w:val="22"/>
                <w:lang w:val="hu-HU"/>
              </w:rPr>
            </w:rPrChange>
          </w:rPr>
          <w:t>.</w:t>
        </w:r>
      </w:ins>
    </w:p>
    <w:p w14:paraId="047F5A18" w14:textId="77777777" w:rsidR="000E0637" w:rsidRDefault="000E0637">
      <w:pPr>
        <w:spacing w:after="0"/>
        <w:ind w:firstLine="708"/>
        <w:rPr>
          <w:ins w:id="350" w:author="Gábor P." w:date="2026-03-08T14:35:00Z" w16du:dateUtc="2026-03-08T06:35:00Z"/>
          <w:sz w:val="22"/>
          <w:szCs w:val="22"/>
        </w:rPr>
        <w:pPrChange w:id="351" w:author="HSU, Yu-Yin [LST]" w:date="2026-03-08T19:06:00Z" w16du:dateUtc="2026-03-08T11:06:00Z">
          <w:pPr>
            <w:spacing w:after="0"/>
          </w:pPr>
        </w:pPrChange>
      </w:pPr>
    </w:p>
    <w:p w14:paraId="24CAEEB7" w14:textId="15CD3D6E" w:rsidR="00A90B71" w:rsidRPr="00930F5B" w:rsidRDefault="000A2FAD">
      <w:pPr>
        <w:spacing w:after="0"/>
        <w:ind w:firstLine="708"/>
        <w:rPr>
          <w:sz w:val="22"/>
          <w:szCs w:val="22"/>
        </w:rPr>
        <w:pPrChange w:id="352" w:author="HSU, Yu-Yin [LST]" w:date="2026-03-08T18:46:00Z" w16du:dateUtc="2026-03-08T10:46:00Z">
          <w:pPr>
            <w:spacing w:after="0"/>
          </w:pPr>
        </w:pPrChange>
      </w:pPr>
      <w:del w:id="353" w:author="HSU, Yu-Yin [LST]" w:date="2026-03-08T18:57:00Z" w16du:dateUtc="2026-03-08T10:57:00Z">
        <w:r w:rsidRPr="00930F5B" w:rsidDel="003F0373">
          <w:rPr>
            <w:sz w:val="22"/>
            <w:szCs w:val="22"/>
          </w:rPr>
          <w:delText xml:space="preserve">To </w:delText>
        </w:r>
        <w:r w:rsidR="00046678" w:rsidRPr="00930F5B" w:rsidDel="003F0373">
          <w:rPr>
            <w:sz w:val="22"/>
            <w:szCs w:val="22"/>
          </w:rPr>
          <w:delText xml:space="preserve">further </w:delText>
        </w:r>
        <w:r w:rsidRPr="00930F5B" w:rsidDel="003F0373">
          <w:rPr>
            <w:sz w:val="22"/>
            <w:szCs w:val="22"/>
          </w:rPr>
          <w:delText>examine how the focus structures</w:delText>
        </w:r>
        <w:r w:rsidR="00CE4898" w:rsidRPr="00930F5B" w:rsidDel="003F0373">
          <w:rPr>
            <w:sz w:val="22"/>
            <w:szCs w:val="22"/>
          </w:rPr>
          <w:delText xml:space="preserve"> </w:delText>
        </w:r>
        <w:r w:rsidRPr="00930F5B" w:rsidDel="003F0373">
          <w:rPr>
            <w:sz w:val="22"/>
            <w:szCs w:val="22"/>
          </w:rPr>
          <w:delText xml:space="preserve">were associated with </w:delText>
        </w:r>
        <w:r w:rsidR="00CE4898" w:rsidRPr="00930F5B" w:rsidDel="003F0373">
          <w:rPr>
            <w:sz w:val="22"/>
            <w:szCs w:val="22"/>
          </w:rPr>
          <w:delText xml:space="preserve">exhaustive </w:delText>
        </w:r>
        <w:r w:rsidRPr="00930F5B" w:rsidDel="003F0373">
          <w:rPr>
            <w:sz w:val="22"/>
            <w:szCs w:val="22"/>
          </w:rPr>
          <w:delText xml:space="preserve">and </w:delText>
        </w:r>
        <w:r w:rsidR="00CE4898" w:rsidRPr="00930F5B" w:rsidDel="003F0373">
          <w:rPr>
            <w:sz w:val="22"/>
            <w:szCs w:val="22"/>
          </w:rPr>
          <w:delText>contrastive</w:delText>
        </w:r>
        <w:r w:rsidRPr="00930F5B" w:rsidDel="003F0373">
          <w:rPr>
            <w:sz w:val="22"/>
            <w:szCs w:val="22"/>
          </w:rPr>
          <w:delText xml:space="preserve"> reading</w:delText>
        </w:r>
        <w:r w:rsidR="00CE4898" w:rsidRPr="00930F5B" w:rsidDel="003F0373">
          <w:rPr>
            <w:sz w:val="22"/>
            <w:szCs w:val="22"/>
          </w:rPr>
          <w:delText>s</w:delText>
        </w:r>
        <w:r w:rsidR="00ED1BBE" w:rsidRPr="00930F5B" w:rsidDel="003F0373">
          <w:rPr>
            <w:sz w:val="22"/>
            <w:szCs w:val="22"/>
          </w:rPr>
          <w:delText xml:space="preserve">, </w:delText>
        </w:r>
      </w:del>
      <w:ins w:id="354" w:author="HSU, Yu-Yin [LST]" w:date="2026-03-08T18:57:00Z" w16du:dateUtc="2026-03-08T10:57:00Z">
        <w:r w:rsidR="003F0373">
          <w:rPr>
            <w:sz w:val="22"/>
            <w:szCs w:val="22"/>
          </w:rPr>
          <w:t>W</w:t>
        </w:r>
      </w:ins>
      <w:del w:id="355" w:author="HSU, Yu-Yin [LST]" w:date="2026-03-08T18:57:00Z" w16du:dateUtc="2026-03-08T10:57:00Z">
        <w:r w:rsidR="00ED1BBE" w:rsidRPr="00930F5B" w:rsidDel="003F0373">
          <w:rPr>
            <w:sz w:val="22"/>
            <w:szCs w:val="22"/>
          </w:rPr>
          <w:delText>w</w:delText>
        </w:r>
      </w:del>
      <w:r w:rsidR="00ED1BBE" w:rsidRPr="00930F5B">
        <w:rPr>
          <w:sz w:val="22"/>
          <w:szCs w:val="22"/>
        </w:rPr>
        <w:t>e fitted a</w:t>
      </w:r>
      <w:r w:rsidR="00403E90" w:rsidRPr="00930F5B">
        <w:rPr>
          <w:sz w:val="22"/>
          <w:szCs w:val="22"/>
        </w:rPr>
        <w:t xml:space="preserve"> linear mixed-effects model </w:t>
      </w:r>
      <w:r w:rsidR="00D26791" w:rsidRPr="00930F5B">
        <w:rPr>
          <w:sz w:val="22"/>
          <w:szCs w:val="22"/>
        </w:rPr>
        <w:t>to the total dwell time on images</w:t>
      </w:r>
      <w:r w:rsidR="00143A47" w:rsidRPr="00930F5B">
        <w:rPr>
          <w:sz w:val="22"/>
          <w:szCs w:val="22"/>
        </w:rPr>
        <w:t xml:space="preserve"> (the sum of all gaze episodes’ durations)</w:t>
      </w:r>
      <w:r w:rsidR="00D26791" w:rsidRPr="00930F5B">
        <w:rPr>
          <w:sz w:val="22"/>
          <w:szCs w:val="22"/>
        </w:rPr>
        <w:t xml:space="preserve">, </w:t>
      </w:r>
      <w:r w:rsidR="00403E90" w:rsidRPr="00930F5B">
        <w:rPr>
          <w:sz w:val="22"/>
          <w:szCs w:val="22"/>
        </w:rPr>
        <w:t>with Condition</w:t>
      </w:r>
      <w:r w:rsidR="00BF697D" w:rsidRPr="00930F5B">
        <w:rPr>
          <w:sz w:val="22"/>
          <w:szCs w:val="22"/>
        </w:rPr>
        <w:t xml:space="preserve">, </w:t>
      </w:r>
      <w:r w:rsidR="00403E90" w:rsidRPr="00930F5B">
        <w:rPr>
          <w:sz w:val="22"/>
          <w:szCs w:val="22"/>
        </w:rPr>
        <w:t>Choice</w:t>
      </w:r>
      <w:ins w:id="356" w:author="HSU, Yu-Yin [LST]" w:date="2026-03-08T18:47:00Z" w16du:dateUtc="2026-03-08T10:47:00Z">
        <w:r w:rsidR="00695D12">
          <w:rPr>
            <w:sz w:val="22"/>
            <w:szCs w:val="22"/>
          </w:rPr>
          <w:t>,</w:t>
        </w:r>
      </w:ins>
      <w:r w:rsidR="00403E90" w:rsidRPr="00930F5B">
        <w:rPr>
          <w:sz w:val="22"/>
          <w:szCs w:val="22"/>
        </w:rPr>
        <w:t xml:space="preserve"> and their interaction as main effects, </w:t>
      </w:r>
      <w:r w:rsidR="00276128" w:rsidRPr="00930F5B">
        <w:rPr>
          <w:sz w:val="22"/>
          <w:szCs w:val="22"/>
        </w:rPr>
        <w:t xml:space="preserve">and </w:t>
      </w:r>
      <w:r w:rsidR="004304DB" w:rsidRPr="00930F5B">
        <w:rPr>
          <w:sz w:val="22"/>
          <w:szCs w:val="22"/>
        </w:rPr>
        <w:t>P</w:t>
      </w:r>
      <w:r w:rsidR="00403E90" w:rsidRPr="00930F5B">
        <w:rPr>
          <w:sz w:val="22"/>
          <w:szCs w:val="22"/>
        </w:rPr>
        <w:t xml:space="preserve">articipant and </w:t>
      </w:r>
      <w:r w:rsidR="004304DB" w:rsidRPr="00930F5B">
        <w:rPr>
          <w:sz w:val="22"/>
          <w:szCs w:val="22"/>
        </w:rPr>
        <w:t>I</w:t>
      </w:r>
      <w:r w:rsidR="00403E90" w:rsidRPr="00930F5B">
        <w:rPr>
          <w:sz w:val="22"/>
          <w:szCs w:val="22"/>
        </w:rPr>
        <w:t xml:space="preserve">tem as random effects. The </w:t>
      </w:r>
      <w:r w:rsidR="00403E90" w:rsidRPr="001E096E">
        <w:rPr>
          <w:sz w:val="22"/>
          <w:szCs w:val="22"/>
        </w:rPr>
        <w:t xml:space="preserve">results </w:t>
      </w:r>
      <w:r w:rsidR="009B1822" w:rsidRPr="001E096E">
        <w:rPr>
          <w:sz w:val="22"/>
          <w:szCs w:val="22"/>
        </w:rPr>
        <w:t xml:space="preserve">(Table 2) </w:t>
      </w:r>
      <w:r w:rsidR="00403E90" w:rsidRPr="001E096E">
        <w:rPr>
          <w:sz w:val="22"/>
          <w:szCs w:val="22"/>
        </w:rPr>
        <w:t>revealed</w:t>
      </w:r>
      <w:r w:rsidR="00403E90" w:rsidRPr="00930F5B">
        <w:rPr>
          <w:sz w:val="22"/>
          <w:szCs w:val="22"/>
        </w:rPr>
        <w:t xml:space="preserve"> significant </w:t>
      </w:r>
      <w:r w:rsidR="000C674C" w:rsidRPr="00930F5B">
        <w:rPr>
          <w:sz w:val="22"/>
          <w:szCs w:val="22"/>
        </w:rPr>
        <w:t xml:space="preserve">effects of </w:t>
      </w:r>
      <w:del w:id="357" w:author="HSU, Yu-Yin [LST]" w:date="2026-03-08T18:58:00Z" w16du:dateUtc="2026-03-08T10:58:00Z">
        <w:r w:rsidR="000C674C" w:rsidRPr="00930F5B" w:rsidDel="00F1746F">
          <w:rPr>
            <w:sz w:val="22"/>
            <w:szCs w:val="22"/>
          </w:rPr>
          <w:delText xml:space="preserve">Condition, Choice, and </w:delText>
        </w:r>
        <w:r w:rsidR="00403E90" w:rsidRPr="00930F5B" w:rsidDel="00F1746F">
          <w:rPr>
            <w:sz w:val="22"/>
            <w:szCs w:val="22"/>
          </w:rPr>
          <w:delText>interaction between Condition and Choice</w:delText>
        </w:r>
      </w:del>
      <w:ins w:id="358" w:author="HSU, Yu-Yin [LST]" w:date="2026-03-08T18:58:00Z" w16du:dateUtc="2026-03-08T10:58:00Z">
        <w:r w:rsidR="00F1746F">
          <w:rPr>
            <w:sz w:val="22"/>
            <w:szCs w:val="22"/>
          </w:rPr>
          <w:t>all three factors</w:t>
        </w:r>
      </w:ins>
      <w:r w:rsidR="00403E90" w:rsidRPr="00930F5B">
        <w:rPr>
          <w:sz w:val="22"/>
          <w:szCs w:val="22"/>
        </w:rPr>
        <w:t xml:space="preserve">. </w:t>
      </w:r>
      <w:r w:rsidR="00F23088" w:rsidRPr="00930F5B">
        <w:rPr>
          <w:sz w:val="22"/>
          <w:szCs w:val="22"/>
        </w:rPr>
        <w:t>Interestingly, p</w:t>
      </w:r>
      <w:r w:rsidR="00403E90" w:rsidRPr="00930F5B">
        <w:rPr>
          <w:sz w:val="22"/>
          <w:szCs w:val="22"/>
        </w:rPr>
        <w:t xml:space="preserve">ost-hoc </w:t>
      </w:r>
      <w:r w:rsidR="00CF1910" w:rsidRPr="00930F5B">
        <w:rPr>
          <w:sz w:val="22"/>
          <w:szCs w:val="22"/>
        </w:rPr>
        <w:t xml:space="preserve">Tukey </w:t>
      </w:r>
      <w:r w:rsidR="00007785" w:rsidRPr="00930F5B">
        <w:rPr>
          <w:sz w:val="22"/>
          <w:szCs w:val="22"/>
        </w:rPr>
        <w:t>tests</w:t>
      </w:r>
      <w:r w:rsidR="00CF1910" w:rsidRPr="00930F5B">
        <w:rPr>
          <w:sz w:val="22"/>
          <w:szCs w:val="22"/>
        </w:rPr>
        <w:t xml:space="preserve"> </w:t>
      </w:r>
      <w:r w:rsidR="00403E90" w:rsidRPr="00930F5B">
        <w:rPr>
          <w:sz w:val="22"/>
          <w:szCs w:val="22"/>
        </w:rPr>
        <w:t xml:space="preserve">showed that </w:t>
      </w:r>
      <w:r w:rsidR="000C02F9" w:rsidRPr="00930F5B">
        <w:rPr>
          <w:sz w:val="22"/>
          <w:szCs w:val="22"/>
        </w:rPr>
        <w:t>after</w:t>
      </w:r>
      <w:r w:rsidR="00716673" w:rsidRPr="00930F5B">
        <w:rPr>
          <w:sz w:val="22"/>
          <w:szCs w:val="22"/>
        </w:rPr>
        <w:t xml:space="preserve"> reading</w:t>
      </w:r>
      <w:r w:rsidR="000C02F9" w:rsidRPr="00930F5B">
        <w:rPr>
          <w:sz w:val="22"/>
          <w:szCs w:val="22"/>
        </w:rPr>
        <w:t xml:space="preserve"> </w:t>
      </w:r>
      <w:r w:rsidR="00143A47" w:rsidRPr="00930F5B">
        <w:rPr>
          <w:sz w:val="22"/>
          <w:szCs w:val="22"/>
        </w:rPr>
        <w:t xml:space="preserve">exhaustive </w:t>
      </w:r>
      <w:del w:id="359" w:author="HSU, Yu-Yin [LST]" w:date="2026-03-08T18:58:00Z" w16du:dateUtc="2026-03-08T10:58:00Z">
        <w:r w:rsidR="00716673" w:rsidRPr="00930F5B" w:rsidDel="0047103C">
          <w:rPr>
            <w:i/>
            <w:iCs/>
            <w:sz w:val="22"/>
            <w:szCs w:val="22"/>
          </w:rPr>
          <w:delText>only</w:delText>
        </w:r>
        <w:r w:rsidR="00716673" w:rsidRPr="00930F5B" w:rsidDel="0047103C">
          <w:rPr>
            <w:sz w:val="22"/>
            <w:szCs w:val="22"/>
          </w:rPr>
          <w:delText>-</w:delText>
        </w:r>
      </w:del>
      <w:r w:rsidR="000C02F9" w:rsidRPr="00930F5B">
        <w:rPr>
          <w:sz w:val="22"/>
          <w:szCs w:val="22"/>
        </w:rPr>
        <w:t>sentences, participants took significantly less time to choose A compared to B (</w:t>
      </w:r>
      <w:r w:rsidR="000C02F9" w:rsidRPr="00930F5B">
        <w:rPr>
          <w:i/>
          <w:iCs/>
          <w:sz w:val="22"/>
          <w:szCs w:val="22"/>
        </w:rPr>
        <w:t>β</w:t>
      </w:r>
      <w:r w:rsidR="000C02F9" w:rsidRPr="00930F5B">
        <w:rPr>
          <w:sz w:val="22"/>
          <w:szCs w:val="22"/>
        </w:rPr>
        <w:t xml:space="preserve"> = –</w:t>
      </w:r>
      <w:r w:rsidR="008F6487" w:rsidRPr="00930F5B">
        <w:t xml:space="preserve"> </w:t>
      </w:r>
      <w:r w:rsidR="008F6487" w:rsidRPr="00930F5B">
        <w:rPr>
          <w:sz w:val="22"/>
          <w:szCs w:val="22"/>
        </w:rPr>
        <w:t>0.4443</w:t>
      </w:r>
      <w:r w:rsidR="000C02F9" w:rsidRPr="00930F5B">
        <w:rPr>
          <w:sz w:val="22"/>
          <w:szCs w:val="22"/>
        </w:rPr>
        <w:t xml:space="preserve">, </w:t>
      </w:r>
      <w:r w:rsidR="000C02F9" w:rsidRPr="00930F5B">
        <w:rPr>
          <w:i/>
          <w:iCs/>
          <w:sz w:val="22"/>
          <w:szCs w:val="22"/>
        </w:rPr>
        <w:t>p</w:t>
      </w:r>
      <w:r w:rsidR="000C02F9" w:rsidRPr="00930F5B">
        <w:rPr>
          <w:sz w:val="22"/>
          <w:szCs w:val="22"/>
        </w:rPr>
        <w:t xml:space="preserve"> </w:t>
      </w:r>
      <w:r w:rsidR="009D15EB" w:rsidRPr="00930F5B">
        <w:rPr>
          <w:sz w:val="22"/>
          <w:szCs w:val="22"/>
        </w:rPr>
        <w:t>=</w:t>
      </w:r>
      <w:r w:rsidR="000C02F9" w:rsidRPr="00930F5B">
        <w:rPr>
          <w:sz w:val="22"/>
          <w:szCs w:val="22"/>
        </w:rPr>
        <w:t xml:space="preserve"> .</w:t>
      </w:r>
      <w:r w:rsidR="009D15EB" w:rsidRPr="00930F5B">
        <w:rPr>
          <w:sz w:val="22"/>
          <w:szCs w:val="22"/>
        </w:rPr>
        <w:t>0081</w:t>
      </w:r>
      <w:r w:rsidR="000C02F9" w:rsidRPr="00930F5B">
        <w:rPr>
          <w:sz w:val="22"/>
          <w:szCs w:val="22"/>
        </w:rPr>
        <w:t xml:space="preserve">), whereas they </w:t>
      </w:r>
      <w:r w:rsidR="00F466F9" w:rsidRPr="00930F5B">
        <w:rPr>
          <w:sz w:val="22"/>
          <w:szCs w:val="22"/>
        </w:rPr>
        <w:t xml:space="preserve">spent significantly </w:t>
      </w:r>
      <w:r w:rsidR="00EF6EF3" w:rsidRPr="00930F5B">
        <w:rPr>
          <w:sz w:val="22"/>
          <w:szCs w:val="22"/>
        </w:rPr>
        <w:t xml:space="preserve">more time to </w:t>
      </w:r>
      <w:r w:rsidR="009732AB" w:rsidRPr="00930F5B">
        <w:rPr>
          <w:sz w:val="22"/>
          <w:szCs w:val="22"/>
        </w:rPr>
        <w:t>select</w:t>
      </w:r>
      <w:r w:rsidR="00EF6EF3" w:rsidRPr="00930F5B">
        <w:rPr>
          <w:sz w:val="22"/>
          <w:szCs w:val="22"/>
        </w:rPr>
        <w:t xml:space="preserve"> A</w:t>
      </w:r>
      <w:r w:rsidR="00F466F9" w:rsidRPr="00930F5B">
        <w:rPr>
          <w:sz w:val="22"/>
          <w:szCs w:val="22"/>
        </w:rPr>
        <w:t xml:space="preserve"> </w:t>
      </w:r>
      <w:r w:rsidR="00BF5CBA" w:rsidRPr="00930F5B">
        <w:rPr>
          <w:sz w:val="22"/>
          <w:szCs w:val="22"/>
        </w:rPr>
        <w:t xml:space="preserve">after reading </w:t>
      </w:r>
      <w:r w:rsidR="008F6487" w:rsidRPr="00930F5B">
        <w:rPr>
          <w:sz w:val="22"/>
          <w:szCs w:val="22"/>
        </w:rPr>
        <w:t xml:space="preserve">a </w:t>
      </w:r>
      <w:r w:rsidR="00F466F9" w:rsidRPr="00930F5B">
        <w:rPr>
          <w:sz w:val="22"/>
          <w:szCs w:val="22"/>
        </w:rPr>
        <w:t>contrastive se</w:t>
      </w:r>
      <w:r w:rsidR="00BC1013" w:rsidRPr="00930F5B">
        <w:rPr>
          <w:sz w:val="22"/>
          <w:szCs w:val="22"/>
        </w:rPr>
        <w:t xml:space="preserve">ntence </w:t>
      </w:r>
      <w:r w:rsidR="009D15EB" w:rsidRPr="00930F5B">
        <w:rPr>
          <w:sz w:val="22"/>
          <w:szCs w:val="22"/>
        </w:rPr>
        <w:t xml:space="preserve">than an exhaustive sentence </w:t>
      </w:r>
      <w:r w:rsidR="00BC1013" w:rsidRPr="00930F5B">
        <w:rPr>
          <w:sz w:val="22"/>
          <w:szCs w:val="22"/>
        </w:rPr>
        <w:t>(</w:t>
      </w:r>
      <w:r w:rsidR="00BC1013" w:rsidRPr="00930F5B">
        <w:rPr>
          <w:i/>
          <w:iCs/>
          <w:sz w:val="22"/>
          <w:szCs w:val="22"/>
        </w:rPr>
        <w:t>β</w:t>
      </w:r>
      <w:r w:rsidR="00BC1013" w:rsidRPr="00930F5B">
        <w:rPr>
          <w:sz w:val="22"/>
          <w:szCs w:val="22"/>
        </w:rPr>
        <w:t xml:space="preserve"> = </w:t>
      </w:r>
      <w:r w:rsidR="009D15EB" w:rsidRPr="00930F5B">
        <w:rPr>
          <w:sz w:val="22"/>
          <w:szCs w:val="22"/>
        </w:rPr>
        <w:t>0.1876</w:t>
      </w:r>
      <w:r w:rsidR="00BC1013" w:rsidRPr="00930F5B">
        <w:rPr>
          <w:sz w:val="22"/>
          <w:szCs w:val="22"/>
        </w:rPr>
        <w:t xml:space="preserve">, </w:t>
      </w:r>
      <w:r w:rsidR="00BC1013" w:rsidRPr="00930F5B">
        <w:rPr>
          <w:i/>
          <w:iCs/>
          <w:sz w:val="22"/>
          <w:szCs w:val="22"/>
        </w:rPr>
        <w:t>p</w:t>
      </w:r>
      <w:r w:rsidR="00BC1013" w:rsidRPr="00930F5B">
        <w:rPr>
          <w:sz w:val="22"/>
          <w:szCs w:val="22"/>
        </w:rPr>
        <w:t xml:space="preserve"> = .</w:t>
      </w:r>
      <w:r w:rsidR="009D15EB" w:rsidRPr="00930F5B">
        <w:rPr>
          <w:sz w:val="22"/>
          <w:szCs w:val="22"/>
        </w:rPr>
        <w:t>0057</w:t>
      </w:r>
      <w:r w:rsidR="00BC1013" w:rsidRPr="00930F5B">
        <w:rPr>
          <w:sz w:val="22"/>
          <w:szCs w:val="22"/>
        </w:rPr>
        <w:t>)</w:t>
      </w:r>
      <w:r w:rsidR="002812F4" w:rsidRPr="00930F5B">
        <w:rPr>
          <w:sz w:val="22"/>
          <w:szCs w:val="22"/>
        </w:rPr>
        <w:t xml:space="preserve">. This </w:t>
      </w:r>
      <w:r w:rsidR="00E3643E" w:rsidRPr="00930F5B">
        <w:rPr>
          <w:sz w:val="22"/>
          <w:szCs w:val="22"/>
        </w:rPr>
        <w:t>suggest</w:t>
      </w:r>
      <w:r w:rsidR="002812F4" w:rsidRPr="00930F5B">
        <w:rPr>
          <w:sz w:val="22"/>
          <w:szCs w:val="22"/>
        </w:rPr>
        <w:t>s</w:t>
      </w:r>
      <w:r w:rsidR="00E3643E" w:rsidRPr="00930F5B">
        <w:rPr>
          <w:sz w:val="22"/>
          <w:szCs w:val="22"/>
        </w:rPr>
        <w:t xml:space="preserve"> that </w:t>
      </w:r>
      <w:r w:rsidR="00E3643E" w:rsidRPr="0047103C">
        <w:rPr>
          <w:sz w:val="22"/>
          <w:szCs w:val="22"/>
          <w:u w:val="single"/>
          <w:rPrChange w:id="360" w:author="HSU, Yu-Yin [LST]" w:date="2026-03-08T18:59:00Z" w16du:dateUtc="2026-03-08T10:59:00Z">
            <w:rPr>
              <w:sz w:val="22"/>
              <w:szCs w:val="22"/>
            </w:rPr>
          </w:rPrChange>
        </w:rPr>
        <w:t xml:space="preserve">participants were faster to </w:t>
      </w:r>
      <w:r w:rsidR="00877D44" w:rsidRPr="0047103C">
        <w:rPr>
          <w:sz w:val="22"/>
          <w:szCs w:val="22"/>
          <w:u w:val="single"/>
          <w:rPrChange w:id="361" w:author="HSU, Yu-Yin [LST]" w:date="2026-03-08T18:59:00Z" w16du:dateUtc="2026-03-08T10:59:00Z">
            <w:rPr>
              <w:sz w:val="22"/>
              <w:szCs w:val="22"/>
            </w:rPr>
          </w:rPrChange>
        </w:rPr>
        <w:t>pick the expected choice</w:t>
      </w:r>
      <w:r w:rsidR="00D81EB6" w:rsidRPr="0047103C">
        <w:rPr>
          <w:sz w:val="22"/>
          <w:szCs w:val="22"/>
          <w:u w:val="single"/>
          <w:rPrChange w:id="362" w:author="HSU, Yu-Yin [LST]" w:date="2026-03-08T18:59:00Z" w16du:dateUtc="2026-03-08T10:59:00Z">
            <w:rPr>
              <w:sz w:val="22"/>
              <w:szCs w:val="22"/>
            </w:rPr>
          </w:rPrChange>
        </w:rPr>
        <w:t>s</w:t>
      </w:r>
      <w:r w:rsidR="00877D44" w:rsidRPr="0047103C">
        <w:rPr>
          <w:sz w:val="22"/>
          <w:szCs w:val="22"/>
          <w:u w:val="single"/>
          <w:rPrChange w:id="363" w:author="HSU, Yu-Yin [LST]" w:date="2026-03-08T18:59:00Z" w16du:dateUtc="2026-03-08T10:59:00Z">
            <w:rPr>
              <w:sz w:val="22"/>
              <w:szCs w:val="22"/>
            </w:rPr>
          </w:rPrChange>
        </w:rPr>
        <w:t xml:space="preserve"> in </w:t>
      </w:r>
      <w:r w:rsidR="001E096E" w:rsidRPr="0047103C">
        <w:rPr>
          <w:sz w:val="22"/>
          <w:szCs w:val="22"/>
          <w:u w:val="single"/>
          <w:rPrChange w:id="364" w:author="HSU, Yu-Yin [LST]" w:date="2026-03-08T18:59:00Z" w16du:dateUtc="2026-03-08T10:59:00Z">
            <w:rPr>
              <w:sz w:val="22"/>
              <w:szCs w:val="22"/>
            </w:rPr>
          </w:rPrChange>
        </w:rPr>
        <w:t>exhaustive</w:t>
      </w:r>
      <w:r w:rsidR="00877D44" w:rsidRPr="0047103C">
        <w:rPr>
          <w:sz w:val="22"/>
          <w:szCs w:val="22"/>
          <w:u w:val="single"/>
          <w:rPrChange w:id="365" w:author="HSU, Yu-Yin [LST]" w:date="2026-03-08T18:59:00Z" w16du:dateUtc="2026-03-08T10:59:00Z">
            <w:rPr>
              <w:sz w:val="22"/>
              <w:szCs w:val="22"/>
            </w:rPr>
          </w:rPrChange>
        </w:rPr>
        <w:t xml:space="preserve"> and contrastive conditions</w:t>
      </w:r>
      <w:r w:rsidR="00C561F9" w:rsidRPr="0047103C">
        <w:rPr>
          <w:sz w:val="22"/>
          <w:szCs w:val="22"/>
          <w:u w:val="single"/>
          <w:rPrChange w:id="366" w:author="HSU, Yu-Yin [LST]" w:date="2026-03-08T18:59:00Z" w16du:dateUtc="2026-03-08T10:59:00Z">
            <w:rPr>
              <w:sz w:val="22"/>
              <w:szCs w:val="22"/>
            </w:rPr>
          </w:rPrChange>
        </w:rPr>
        <w:t>, respectively</w:t>
      </w:r>
      <w:r w:rsidR="00877D44" w:rsidRPr="00930F5B">
        <w:rPr>
          <w:sz w:val="22"/>
          <w:szCs w:val="22"/>
        </w:rPr>
        <w:t xml:space="preserve">. </w:t>
      </w:r>
      <w:r w:rsidR="00E55AFC" w:rsidRPr="00930F5B">
        <w:rPr>
          <w:sz w:val="22"/>
          <w:szCs w:val="22"/>
        </w:rPr>
        <w:t>Crucially,</w:t>
      </w:r>
      <w:r w:rsidR="00877D44" w:rsidRPr="00930F5B">
        <w:rPr>
          <w:sz w:val="22"/>
          <w:szCs w:val="22"/>
        </w:rPr>
        <w:t xml:space="preserve"> no significant difference was observed </w:t>
      </w:r>
      <w:r w:rsidR="002812F4" w:rsidRPr="00930F5B">
        <w:rPr>
          <w:sz w:val="22"/>
          <w:szCs w:val="22"/>
        </w:rPr>
        <w:t xml:space="preserve">in dwell time </w:t>
      </w:r>
      <w:r w:rsidR="00877D44" w:rsidRPr="00930F5B">
        <w:rPr>
          <w:sz w:val="22"/>
          <w:szCs w:val="22"/>
        </w:rPr>
        <w:t xml:space="preserve">between </w:t>
      </w:r>
      <w:r w:rsidR="00D81EB6" w:rsidRPr="00930F5B">
        <w:rPr>
          <w:sz w:val="22"/>
          <w:szCs w:val="22"/>
        </w:rPr>
        <w:t xml:space="preserve">selecting </w:t>
      </w:r>
      <w:r w:rsidR="00877D44" w:rsidRPr="00930F5B">
        <w:rPr>
          <w:sz w:val="22"/>
          <w:szCs w:val="22"/>
        </w:rPr>
        <w:t xml:space="preserve">A </w:t>
      </w:r>
      <w:r w:rsidR="007222BF" w:rsidRPr="00930F5B">
        <w:rPr>
          <w:sz w:val="22"/>
          <w:szCs w:val="22"/>
        </w:rPr>
        <w:t>or</w:t>
      </w:r>
      <w:r w:rsidR="00877D44" w:rsidRPr="00930F5B">
        <w:rPr>
          <w:sz w:val="22"/>
          <w:szCs w:val="22"/>
        </w:rPr>
        <w:t xml:space="preserve"> B for</w:t>
      </w:r>
      <w:r w:rsidR="00395E50" w:rsidRPr="00930F5B">
        <w:rPr>
          <w:sz w:val="22"/>
          <w:szCs w:val="22"/>
        </w:rPr>
        <w:t xml:space="preserve"> </w:t>
      </w:r>
      <w:r w:rsidR="00B127EF" w:rsidRPr="00930F5B">
        <w:rPr>
          <w:sz w:val="22"/>
          <w:szCs w:val="22"/>
          <w:u w:val="single"/>
        </w:rPr>
        <w:t xml:space="preserve">the </w:t>
      </w:r>
      <w:r w:rsidR="00215FED" w:rsidRPr="00930F5B">
        <w:rPr>
          <w:sz w:val="22"/>
          <w:szCs w:val="22"/>
          <w:u w:val="single"/>
        </w:rPr>
        <w:t xml:space="preserve">unmodified </w:t>
      </w:r>
      <w:r w:rsidR="007B1711" w:rsidRPr="00930F5B">
        <w:rPr>
          <w:sz w:val="22"/>
          <w:szCs w:val="22"/>
          <w:u w:val="single"/>
        </w:rPr>
        <w:t xml:space="preserve">PVF </w:t>
      </w:r>
      <w:r w:rsidR="00877D44" w:rsidRPr="00930F5B">
        <w:rPr>
          <w:sz w:val="22"/>
          <w:szCs w:val="22"/>
          <w:u w:val="single"/>
        </w:rPr>
        <w:t>sentences</w:t>
      </w:r>
      <w:r w:rsidR="00156B2E" w:rsidRPr="00930F5B">
        <w:rPr>
          <w:sz w:val="22"/>
          <w:szCs w:val="22"/>
          <w:u w:val="single"/>
        </w:rPr>
        <w:t xml:space="preserve"> (</w:t>
      </w:r>
      <w:r w:rsidR="00156B2E" w:rsidRPr="00930F5B">
        <w:rPr>
          <w:i/>
          <w:iCs/>
          <w:sz w:val="22"/>
          <w:szCs w:val="22"/>
          <w:u w:val="single"/>
        </w:rPr>
        <w:t>β</w:t>
      </w:r>
      <w:r w:rsidR="00156B2E" w:rsidRPr="00930F5B">
        <w:rPr>
          <w:sz w:val="22"/>
          <w:szCs w:val="22"/>
          <w:u w:val="single"/>
        </w:rPr>
        <w:t xml:space="preserve"> = -.</w:t>
      </w:r>
      <w:r w:rsidR="00215FED" w:rsidRPr="00930F5B">
        <w:rPr>
          <w:sz w:val="22"/>
          <w:szCs w:val="22"/>
          <w:u w:val="single"/>
        </w:rPr>
        <w:t>2390</w:t>
      </w:r>
      <w:r w:rsidR="00156B2E" w:rsidRPr="00930F5B">
        <w:rPr>
          <w:sz w:val="22"/>
          <w:szCs w:val="22"/>
          <w:u w:val="single"/>
        </w:rPr>
        <w:t xml:space="preserve">, </w:t>
      </w:r>
      <w:r w:rsidR="00156B2E" w:rsidRPr="00930F5B">
        <w:rPr>
          <w:i/>
          <w:iCs/>
          <w:sz w:val="22"/>
          <w:szCs w:val="22"/>
          <w:u w:val="single"/>
        </w:rPr>
        <w:t>p</w:t>
      </w:r>
      <w:r w:rsidR="00156B2E" w:rsidRPr="00930F5B">
        <w:rPr>
          <w:sz w:val="22"/>
          <w:szCs w:val="22"/>
          <w:u w:val="single"/>
        </w:rPr>
        <w:t xml:space="preserve"> = .</w:t>
      </w:r>
      <w:r w:rsidR="00215FED" w:rsidRPr="00930F5B">
        <w:rPr>
          <w:sz w:val="22"/>
          <w:szCs w:val="22"/>
          <w:u w:val="single"/>
        </w:rPr>
        <w:t>539</w:t>
      </w:r>
      <w:r w:rsidR="00156B2E" w:rsidRPr="00930F5B">
        <w:rPr>
          <w:sz w:val="22"/>
          <w:szCs w:val="22"/>
          <w:u w:val="single"/>
        </w:rPr>
        <w:t>)</w:t>
      </w:r>
      <w:r w:rsidR="00877D44" w:rsidRPr="00930F5B">
        <w:rPr>
          <w:sz w:val="22"/>
          <w:szCs w:val="22"/>
          <w:u w:val="single"/>
        </w:rPr>
        <w:t xml:space="preserve">, </w:t>
      </w:r>
      <w:r w:rsidR="00156B2E" w:rsidRPr="00930F5B">
        <w:rPr>
          <w:sz w:val="22"/>
          <w:szCs w:val="22"/>
          <w:u w:val="single"/>
        </w:rPr>
        <w:t xml:space="preserve">implying that </w:t>
      </w:r>
      <w:r w:rsidR="003924C9" w:rsidRPr="00930F5B">
        <w:rPr>
          <w:sz w:val="22"/>
          <w:szCs w:val="22"/>
          <w:u w:val="single"/>
        </w:rPr>
        <w:t xml:space="preserve">participants </w:t>
      </w:r>
      <w:r w:rsidR="00EF40D2" w:rsidRPr="00930F5B">
        <w:rPr>
          <w:sz w:val="22"/>
          <w:szCs w:val="22"/>
          <w:u w:val="single"/>
        </w:rPr>
        <w:t>might consider</w:t>
      </w:r>
      <w:r w:rsidR="00540CA7" w:rsidRPr="00930F5B">
        <w:rPr>
          <w:sz w:val="22"/>
          <w:szCs w:val="22"/>
          <w:u w:val="single"/>
        </w:rPr>
        <w:t xml:space="preserve"> both representations equally plausible when </w:t>
      </w:r>
      <w:r w:rsidR="003924C9" w:rsidRPr="00930F5B">
        <w:rPr>
          <w:sz w:val="22"/>
          <w:szCs w:val="22"/>
          <w:u w:val="single"/>
        </w:rPr>
        <w:t>making</w:t>
      </w:r>
      <w:r w:rsidR="00540CA7" w:rsidRPr="00930F5B">
        <w:rPr>
          <w:sz w:val="22"/>
          <w:szCs w:val="22"/>
          <w:u w:val="single"/>
        </w:rPr>
        <w:t xml:space="preserve"> their</w:t>
      </w:r>
      <w:r w:rsidR="003924C9" w:rsidRPr="00930F5B">
        <w:rPr>
          <w:sz w:val="22"/>
          <w:szCs w:val="22"/>
          <w:u w:val="single"/>
        </w:rPr>
        <w:t xml:space="preserve"> choices</w:t>
      </w:r>
      <w:r w:rsidR="00205889" w:rsidRPr="00930F5B">
        <w:rPr>
          <w:sz w:val="22"/>
          <w:szCs w:val="22"/>
        </w:rPr>
        <w:t>.</w:t>
      </w:r>
    </w:p>
    <w:p w14:paraId="5BF3358A" w14:textId="491EB97D" w:rsidR="002568B3" w:rsidRPr="00930F5B" w:rsidRDefault="00BC7BEE" w:rsidP="00B45F7D">
      <w:pPr>
        <w:spacing w:after="0"/>
        <w:ind w:firstLine="708"/>
        <w:rPr>
          <w:sz w:val="22"/>
          <w:szCs w:val="22"/>
        </w:rPr>
      </w:pPr>
      <w:commentRangeStart w:id="367"/>
      <w:commentRangeStart w:id="368"/>
      <w:r w:rsidRPr="00930F5B">
        <w:rPr>
          <w:sz w:val="22"/>
          <w:szCs w:val="22"/>
        </w:rPr>
        <w:t>Overall</w:t>
      </w:r>
      <w:commentRangeEnd w:id="367"/>
      <w:r w:rsidR="00B45F7D" w:rsidRPr="00930F5B">
        <w:rPr>
          <w:rStyle w:val="CommentReference"/>
          <w:sz w:val="22"/>
          <w:szCs w:val="22"/>
        </w:rPr>
        <w:commentReference w:id="367"/>
      </w:r>
      <w:commentRangeEnd w:id="368"/>
      <w:r w:rsidR="00B45F7D" w:rsidRPr="00930F5B">
        <w:rPr>
          <w:rStyle w:val="CommentReference"/>
          <w:sz w:val="22"/>
          <w:szCs w:val="22"/>
        </w:rPr>
        <w:commentReference w:id="368"/>
      </w:r>
      <w:r w:rsidRPr="00930F5B">
        <w:rPr>
          <w:sz w:val="22"/>
          <w:szCs w:val="22"/>
        </w:rPr>
        <w:t>,</w:t>
      </w:r>
      <w:r w:rsidR="00C824C3" w:rsidRPr="00930F5B">
        <w:rPr>
          <w:sz w:val="22"/>
          <w:szCs w:val="22"/>
        </w:rPr>
        <w:t xml:space="preserve"> </w:t>
      </w:r>
      <w:r w:rsidRPr="00930F5B">
        <w:rPr>
          <w:sz w:val="22"/>
          <w:szCs w:val="22"/>
        </w:rPr>
        <w:t>our</w:t>
      </w:r>
      <w:r w:rsidR="00D43398" w:rsidRPr="00930F5B">
        <w:rPr>
          <w:sz w:val="22"/>
          <w:szCs w:val="22"/>
        </w:rPr>
        <w:t xml:space="preserve"> results </w:t>
      </w:r>
      <w:r w:rsidR="007222BF" w:rsidRPr="00930F5B">
        <w:rPr>
          <w:sz w:val="22"/>
          <w:szCs w:val="22"/>
        </w:rPr>
        <w:t>suggest</w:t>
      </w:r>
      <w:r w:rsidR="00C824C3" w:rsidRPr="00930F5B">
        <w:rPr>
          <w:sz w:val="22"/>
          <w:szCs w:val="22"/>
        </w:rPr>
        <w:t xml:space="preserve"> that</w:t>
      </w:r>
      <w:r w:rsidR="00D45929" w:rsidRPr="00930F5B">
        <w:rPr>
          <w:sz w:val="22"/>
          <w:szCs w:val="22"/>
        </w:rPr>
        <w:t xml:space="preserve"> </w:t>
      </w:r>
      <w:r w:rsidR="00AD159F" w:rsidRPr="00930F5B">
        <w:rPr>
          <w:sz w:val="22"/>
          <w:szCs w:val="22"/>
        </w:rPr>
        <w:t xml:space="preserve">Hungarian </w:t>
      </w:r>
      <w:r w:rsidR="006B51E3" w:rsidRPr="00930F5B">
        <w:rPr>
          <w:sz w:val="22"/>
          <w:szCs w:val="22"/>
        </w:rPr>
        <w:t>PVF</w:t>
      </w:r>
      <w:r w:rsidR="009817B6" w:rsidRPr="00930F5B">
        <w:rPr>
          <w:sz w:val="22"/>
          <w:szCs w:val="22"/>
        </w:rPr>
        <w:t xml:space="preserve"> </w:t>
      </w:r>
      <w:r w:rsidR="00D1699F" w:rsidRPr="00930F5B">
        <w:rPr>
          <w:sz w:val="22"/>
          <w:szCs w:val="22"/>
        </w:rPr>
        <w:t>construction</w:t>
      </w:r>
      <w:r w:rsidR="0031441B" w:rsidRPr="00930F5B">
        <w:rPr>
          <w:sz w:val="22"/>
          <w:szCs w:val="22"/>
        </w:rPr>
        <w:t xml:space="preserve">s </w:t>
      </w:r>
      <w:r w:rsidR="009817B6" w:rsidRPr="00930F5B">
        <w:rPr>
          <w:sz w:val="22"/>
          <w:szCs w:val="22"/>
        </w:rPr>
        <w:t>tend to be interpreted exhaustively</w:t>
      </w:r>
      <w:r w:rsidR="0059026F" w:rsidRPr="00930F5B">
        <w:rPr>
          <w:sz w:val="22"/>
          <w:szCs w:val="22"/>
        </w:rPr>
        <w:t>,</w:t>
      </w:r>
      <w:r w:rsidR="00C30AD6" w:rsidRPr="00930F5B">
        <w:rPr>
          <w:sz w:val="22"/>
          <w:szCs w:val="22"/>
        </w:rPr>
        <w:t xml:space="preserve"> when no additional context is provided</w:t>
      </w:r>
      <w:r w:rsidR="0059026F" w:rsidRPr="00930F5B">
        <w:rPr>
          <w:sz w:val="22"/>
          <w:szCs w:val="22"/>
        </w:rPr>
        <w:t xml:space="preserve">, </w:t>
      </w:r>
      <w:r w:rsidR="006B51E3" w:rsidRPr="00930F5B">
        <w:rPr>
          <w:sz w:val="22"/>
          <w:szCs w:val="22"/>
        </w:rPr>
        <w:t>although</w:t>
      </w:r>
      <w:r w:rsidR="00B45F7D" w:rsidRPr="00930F5B">
        <w:rPr>
          <w:sz w:val="22"/>
          <w:szCs w:val="22"/>
        </w:rPr>
        <w:t xml:space="preserve"> non-exhaustive interpretations </w:t>
      </w:r>
      <w:r w:rsidR="006B51E3" w:rsidRPr="00930F5B">
        <w:rPr>
          <w:sz w:val="22"/>
          <w:szCs w:val="22"/>
        </w:rPr>
        <w:t>remain</w:t>
      </w:r>
      <w:r w:rsidR="00B45F7D" w:rsidRPr="00930F5B">
        <w:rPr>
          <w:sz w:val="22"/>
          <w:szCs w:val="22"/>
        </w:rPr>
        <w:t xml:space="preserve"> possible</w:t>
      </w:r>
      <w:r w:rsidR="002116C9" w:rsidRPr="00930F5B">
        <w:rPr>
          <w:sz w:val="22"/>
          <w:szCs w:val="22"/>
        </w:rPr>
        <w:t>.</w:t>
      </w:r>
      <w:r w:rsidR="009817B6" w:rsidRPr="00930F5B">
        <w:rPr>
          <w:sz w:val="22"/>
          <w:szCs w:val="22"/>
        </w:rPr>
        <w:t xml:space="preserve"> </w:t>
      </w:r>
      <w:r w:rsidR="006B51E3" w:rsidRPr="001E096E">
        <w:rPr>
          <w:sz w:val="22"/>
          <w:szCs w:val="22"/>
        </w:rPr>
        <w:t>Our study</w:t>
      </w:r>
      <w:r w:rsidR="00B45F7D" w:rsidRPr="001E096E">
        <w:rPr>
          <w:sz w:val="22"/>
          <w:szCs w:val="22"/>
        </w:rPr>
        <w:t xml:space="preserve"> reconcile</w:t>
      </w:r>
      <w:r w:rsidR="006B51E3" w:rsidRPr="001E096E">
        <w:rPr>
          <w:sz w:val="22"/>
          <w:szCs w:val="22"/>
        </w:rPr>
        <w:t>s</w:t>
      </w:r>
      <w:r w:rsidR="00B45F7D" w:rsidRPr="001E096E">
        <w:rPr>
          <w:sz w:val="22"/>
          <w:szCs w:val="22"/>
        </w:rPr>
        <w:t xml:space="preserve"> long-standing theoretical debates by showing that PVFs </w:t>
      </w:r>
      <w:r w:rsidR="006B51E3" w:rsidRPr="001E096E">
        <w:rPr>
          <w:sz w:val="22"/>
          <w:szCs w:val="22"/>
        </w:rPr>
        <w:t>show an</w:t>
      </w:r>
      <w:r w:rsidR="00B45F7D" w:rsidRPr="001E096E">
        <w:rPr>
          <w:sz w:val="22"/>
          <w:szCs w:val="22"/>
        </w:rPr>
        <w:t xml:space="preserve"> exhaustivity </w:t>
      </w:r>
      <w:r w:rsidR="006B51E3" w:rsidRPr="001E096E">
        <w:rPr>
          <w:sz w:val="22"/>
          <w:szCs w:val="22"/>
        </w:rPr>
        <w:t>bias</w:t>
      </w:r>
      <w:del w:id="369" w:author="HSU, Yu-Yin [LST]" w:date="2026-03-08T19:02:00Z" w16du:dateUtc="2026-03-08T11:02:00Z">
        <w:r w:rsidR="006B51E3" w:rsidRPr="001E096E" w:rsidDel="005411CA">
          <w:rPr>
            <w:sz w:val="22"/>
            <w:szCs w:val="22"/>
          </w:rPr>
          <w:delText xml:space="preserve"> </w:delText>
        </w:r>
        <w:r w:rsidR="00B45F7D" w:rsidRPr="001E096E" w:rsidDel="005411CA">
          <w:rPr>
            <w:sz w:val="22"/>
            <w:szCs w:val="22"/>
          </w:rPr>
          <w:delText>in interpretation</w:delText>
        </w:r>
      </w:del>
      <w:r w:rsidR="00B45F7D" w:rsidRPr="001E096E">
        <w:rPr>
          <w:sz w:val="22"/>
          <w:szCs w:val="22"/>
        </w:rPr>
        <w:t xml:space="preserve">, while remaining semantically underspecified during </w:t>
      </w:r>
      <w:del w:id="370" w:author="HSU, Yu-Yin [LST]" w:date="2026-03-08T19:02:00Z" w16du:dateUtc="2026-03-08T11:02:00Z">
        <w:r w:rsidR="00B45F7D" w:rsidRPr="001E096E" w:rsidDel="005411CA">
          <w:rPr>
            <w:sz w:val="22"/>
            <w:szCs w:val="22"/>
          </w:rPr>
          <w:delText>processing</w:delText>
        </w:r>
      </w:del>
      <w:ins w:id="371" w:author="HSU, Yu-Yin [LST]" w:date="2026-03-08T19:02:00Z" w16du:dateUtc="2026-03-08T11:02:00Z">
        <w:r w:rsidR="005411CA">
          <w:rPr>
            <w:sz w:val="22"/>
            <w:szCs w:val="22"/>
          </w:rPr>
          <w:t>comprehension</w:t>
        </w:r>
      </w:ins>
      <w:commentRangeStart w:id="372"/>
      <w:r w:rsidR="00B45F7D" w:rsidRPr="001E096E">
        <w:rPr>
          <w:sz w:val="22"/>
          <w:szCs w:val="22"/>
        </w:rPr>
        <w:t>.</w:t>
      </w:r>
      <w:commentRangeEnd w:id="372"/>
      <w:r w:rsidR="005411CA" w:rsidRPr="001E096E">
        <w:rPr>
          <w:rStyle w:val="CommentReference"/>
          <w:sz w:val="22"/>
          <w:szCs w:val="22"/>
        </w:rPr>
        <w:commentReference w:id="372"/>
      </w:r>
      <w:r w:rsidR="00B45F7D" w:rsidRPr="001E096E">
        <w:rPr>
          <w:sz w:val="22"/>
          <w:szCs w:val="22"/>
        </w:rPr>
        <w:t xml:space="preserve"> </w:t>
      </w:r>
      <w:del w:id="373" w:author="HSU, Yu-Yin [LST]" w:date="2026-03-08T19:00:00Z" w16du:dateUtc="2026-03-08T11:00:00Z">
        <w:r w:rsidR="006B51E3" w:rsidRPr="00930F5B" w:rsidDel="005411CA">
          <w:rPr>
            <w:sz w:val="22"/>
            <w:szCs w:val="22"/>
          </w:rPr>
          <w:delText>This may likely be due to</w:delText>
        </w:r>
        <w:r w:rsidR="0059026F" w:rsidRPr="00930F5B" w:rsidDel="005411CA">
          <w:rPr>
            <w:sz w:val="22"/>
            <w:szCs w:val="22"/>
          </w:rPr>
          <w:delText xml:space="preserve"> the frequent pragmatic support</w:delText>
        </w:r>
        <w:r w:rsidR="006B51E3" w:rsidRPr="00930F5B" w:rsidDel="005411CA">
          <w:rPr>
            <w:sz w:val="22"/>
            <w:szCs w:val="22"/>
          </w:rPr>
          <w:delText xml:space="preserve"> for</w:delText>
        </w:r>
        <w:r w:rsidR="0059026F" w:rsidRPr="00930F5B" w:rsidDel="005411CA">
          <w:rPr>
            <w:sz w:val="22"/>
            <w:szCs w:val="22"/>
          </w:rPr>
          <w:delText xml:space="preserve"> </w:delText>
        </w:r>
        <w:r w:rsidR="006B51E3" w:rsidRPr="00930F5B" w:rsidDel="005411CA">
          <w:rPr>
            <w:sz w:val="22"/>
            <w:szCs w:val="22"/>
          </w:rPr>
          <w:delText>exhaustive</w:delText>
        </w:r>
        <w:r w:rsidR="0059026F" w:rsidRPr="00930F5B" w:rsidDel="005411CA">
          <w:rPr>
            <w:sz w:val="22"/>
            <w:szCs w:val="22"/>
          </w:rPr>
          <w:delText xml:space="preserve"> interpretation. </w:delText>
        </w:r>
      </w:del>
      <w:r w:rsidR="002116C9" w:rsidRPr="00930F5B">
        <w:rPr>
          <w:sz w:val="22"/>
          <w:szCs w:val="22"/>
        </w:rPr>
        <w:t>Th</w:t>
      </w:r>
      <w:r w:rsidR="0059026F" w:rsidRPr="00930F5B">
        <w:rPr>
          <w:sz w:val="22"/>
          <w:szCs w:val="22"/>
        </w:rPr>
        <w:t>e</w:t>
      </w:r>
      <w:r w:rsidR="002116C9" w:rsidRPr="00930F5B">
        <w:rPr>
          <w:sz w:val="22"/>
          <w:szCs w:val="22"/>
        </w:rPr>
        <w:t xml:space="preserve"> exhaustive bias seems to persist</w:t>
      </w:r>
      <w:r w:rsidR="008640FB" w:rsidRPr="00930F5B">
        <w:rPr>
          <w:sz w:val="22"/>
          <w:szCs w:val="22"/>
        </w:rPr>
        <w:t>, but much weakened,</w:t>
      </w:r>
      <w:r w:rsidR="002E44DF" w:rsidRPr="00930F5B">
        <w:rPr>
          <w:sz w:val="22"/>
          <w:szCs w:val="22"/>
        </w:rPr>
        <w:t xml:space="preserve"> </w:t>
      </w:r>
      <w:r w:rsidR="002116C9" w:rsidRPr="00930F5B">
        <w:rPr>
          <w:sz w:val="22"/>
          <w:szCs w:val="22"/>
        </w:rPr>
        <w:t>when</w:t>
      </w:r>
      <w:r w:rsidR="001D5C3F" w:rsidRPr="00930F5B">
        <w:rPr>
          <w:sz w:val="22"/>
          <w:szCs w:val="22"/>
        </w:rPr>
        <w:t xml:space="preserve"> </w:t>
      </w:r>
      <w:r w:rsidR="00810F27" w:rsidRPr="00930F5B">
        <w:rPr>
          <w:sz w:val="22"/>
          <w:szCs w:val="22"/>
        </w:rPr>
        <w:t>‘</w:t>
      </w:r>
      <w:r w:rsidR="001D5C3F" w:rsidRPr="00930F5B">
        <w:rPr>
          <w:sz w:val="22"/>
          <w:szCs w:val="22"/>
        </w:rPr>
        <w:t>among</w:t>
      </w:r>
      <w:r w:rsidR="00A01396" w:rsidRPr="00930F5B">
        <w:rPr>
          <w:sz w:val="22"/>
          <w:szCs w:val="22"/>
        </w:rPr>
        <w:t>st</w:t>
      </w:r>
      <w:r w:rsidR="001D5C3F" w:rsidRPr="00930F5B">
        <w:rPr>
          <w:sz w:val="22"/>
          <w:szCs w:val="22"/>
        </w:rPr>
        <w:t xml:space="preserve"> other</w:t>
      </w:r>
      <w:r w:rsidR="00810F27" w:rsidRPr="00930F5B">
        <w:rPr>
          <w:sz w:val="22"/>
          <w:szCs w:val="22"/>
        </w:rPr>
        <w:t>s’</w:t>
      </w:r>
      <w:r w:rsidR="00AB0282" w:rsidRPr="00930F5B">
        <w:rPr>
          <w:sz w:val="22"/>
          <w:szCs w:val="22"/>
        </w:rPr>
        <w:t xml:space="preserve"> </w:t>
      </w:r>
      <w:r w:rsidR="002116C9" w:rsidRPr="00930F5B">
        <w:rPr>
          <w:sz w:val="22"/>
          <w:szCs w:val="22"/>
        </w:rPr>
        <w:t xml:space="preserve">is present, despite </w:t>
      </w:r>
      <w:r w:rsidR="00472644" w:rsidRPr="00930F5B">
        <w:rPr>
          <w:sz w:val="22"/>
          <w:szCs w:val="22"/>
        </w:rPr>
        <w:t>its</w:t>
      </w:r>
      <w:r w:rsidR="002116C9" w:rsidRPr="00930F5B">
        <w:rPr>
          <w:sz w:val="22"/>
          <w:szCs w:val="22"/>
        </w:rPr>
        <w:t xml:space="preserve"> licensing</w:t>
      </w:r>
      <w:r w:rsidR="00BA0C08" w:rsidRPr="00930F5B">
        <w:rPr>
          <w:sz w:val="22"/>
          <w:szCs w:val="22"/>
        </w:rPr>
        <w:t xml:space="preserve"> a contrastive reading </w:t>
      </w:r>
      <w:r w:rsidR="007F764A" w:rsidRPr="00930F5B">
        <w:rPr>
          <w:sz w:val="22"/>
          <w:szCs w:val="22"/>
        </w:rPr>
        <w:t>in</w:t>
      </w:r>
      <w:r w:rsidR="00D17B6F" w:rsidRPr="00930F5B">
        <w:rPr>
          <w:sz w:val="22"/>
          <w:szCs w:val="22"/>
        </w:rPr>
        <w:t xml:space="preserve"> truth</w:t>
      </w:r>
      <w:r w:rsidR="002116C9" w:rsidRPr="00930F5B">
        <w:rPr>
          <w:sz w:val="22"/>
          <w:szCs w:val="22"/>
        </w:rPr>
        <w:t xml:space="preserve"> value</w:t>
      </w:r>
      <w:r w:rsidR="001D5C3F" w:rsidRPr="00930F5B">
        <w:rPr>
          <w:sz w:val="22"/>
          <w:szCs w:val="22"/>
        </w:rPr>
        <w:t xml:space="preserve">. </w:t>
      </w:r>
    </w:p>
    <w:tbl>
      <w:tblPr>
        <w:tblStyle w:val="TableGrid"/>
        <w:tblW w:w="911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284" w:type="dxa"/>
        </w:tblCellMar>
        <w:tblLook w:val="04A0" w:firstRow="1" w:lastRow="0" w:firstColumn="1" w:lastColumn="0" w:noHBand="0" w:noVBand="1"/>
      </w:tblPr>
      <w:tblGrid>
        <w:gridCol w:w="542"/>
        <w:gridCol w:w="394"/>
        <w:gridCol w:w="1383"/>
        <w:gridCol w:w="1416"/>
        <w:gridCol w:w="3281"/>
        <w:gridCol w:w="2098"/>
      </w:tblGrid>
      <w:tr w:rsidR="007D7CF6" w:rsidRPr="00930F5B" w14:paraId="133209DD" w14:textId="77777777" w:rsidTr="002568B3">
        <w:trPr>
          <w:trHeight w:val="227"/>
        </w:trPr>
        <w:tc>
          <w:tcPr>
            <w:tcW w:w="0" w:type="auto"/>
          </w:tcPr>
          <w:p w14:paraId="1C59E0F4" w14:textId="77777777" w:rsidR="002568B3" w:rsidRPr="00930F5B" w:rsidRDefault="002568B3" w:rsidP="00547A8F">
            <w:pPr>
              <w:pStyle w:val="Example"/>
              <w:rPr>
                <w:sz w:val="22"/>
                <w:szCs w:val="22"/>
              </w:rPr>
            </w:pPr>
            <w:r w:rsidRPr="00930F5B">
              <w:rPr>
                <w:sz w:val="22"/>
                <w:szCs w:val="22"/>
              </w:rPr>
              <w:t>(1)</w:t>
            </w:r>
          </w:p>
        </w:tc>
        <w:tc>
          <w:tcPr>
            <w:tcW w:w="0" w:type="auto"/>
          </w:tcPr>
          <w:p w14:paraId="3F17A0BF" w14:textId="77777777" w:rsidR="002568B3" w:rsidRPr="00930F5B" w:rsidRDefault="002568B3" w:rsidP="00547A8F">
            <w:pPr>
              <w:pStyle w:val="Example"/>
              <w:rPr>
                <w:sz w:val="22"/>
                <w:szCs w:val="22"/>
              </w:rPr>
            </w:pPr>
            <w:r w:rsidRPr="00930F5B">
              <w:rPr>
                <w:sz w:val="22"/>
                <w:szCs w:val="22"/>
              </w:rPr>
              <w:t>a</w:t>
            </w:r>
          </w:p>
        </w:tc>
        <w:tc>
          <w:tcPr>
            <w:tcW w:w="1422" w:type="dxa"/>
          </w:tcPr>
          <w:p w14:paraId="087E8A65" w14:textId="77777777" w:rsidR="002568B3" w:rsidRPr="00930F5B" w:rsidRDefault="002568B3" w:rsidP="00547A8F">
            <w:pPr>
              <w:pStyle w:val="Example"/>
              <w:rPr>
                <w:i/>
                <w:iCs/>
                <w:sz w:val="22"/>
                <w:szCs w:val="22"/>
              </w:rPr>
            </w:pPr>
            <w:r w:rsidRPr="00930F5B">
              <w:rPr>
                <w:i/>
                <w:iCs/>
                <w:sz w:val="22"/>
                <w:szCs w:val="22"/>
              </w:rPr>
              <w:t>Anna</w:t>
            </w:r>
          </w:p>
        </w:tc>
        <w:tc>
          <w:tcPr>
            <w:tcW w:w="1791" w:type="dxa"/>
          </w:tcPr>
          <w:p w14:paraId="798FF158" w14:textId="77777777" w:rsidR="002568B3" w:rsidRPr="00930F5B" w:rsidRDefault="002568B3" w:rsidP="00547A8F">
            <w:pPr>
              <w:pStyle w:val="Example"/>
              <w:rPr>
                <w:i/>
                <w:iCs/>
                <w:sz w:val="22"/>
                <w:szCs w:val="22"/>
              </w:rPr>
            </w:pPr>
          </w:p>
        </w:tc>
        <w:tc>
          <w:tcPr>
            <w:tcW w:w="2089" w:type="dxa"/>
          </w:tcPr>
          <w:p w14:paraId="222AC710" w14:textId="3634DC74" w:rsidR="002568B3" w:rsidRPr="00930F5B" w:rsidRDefault="002568B3" w:rsidP="00547A8F">
            <w:pPr>
              <w:pStyle w:val="Example"/>
              <w:rPr>
                <w:i/>
                <w:iCs/>
                <w:sz w:val="22"/>
                <w:szCs w:val="22"/>
              </w:rPr>
            </w:pPr>
            <w:r w:rsidRPr="00930F5B">
              <w:rPr>
                <w:i/>
                <w:iCs/>
                <w:sz w:val="22"/>
                <w:szCs w:val="22"/>
              </w:rPr>
              <w:t>meg</w:t>
            </w:r>
            <w:r w:rsidR="00147B6F" w:rsidRPr="00930F5B">
              <w:rPr>
                <w:i/>
                <w:iCs/>
                <w:sz w:val="22"/>
                <w:szCs w:val="22"/>
              </w:rPr>
              <w:t>-</w:t>
            </w:r>
            <w:r w:rsidRPr="00930F5B">
              <w:rPr>
                <w:i/>
                <w:iCs/>
                <w:sz w:val="22"/>
                <w:szCs w:val="22"/>
              </w:rPr>
              <w:t>ette</w:t>
            </w:r>
          </w:p>
        </w:tc>
        <w:tc>
          <w:tcPr>
            <w:tcW w:w="2877" w:type="dxa"/>
          </w:tcPr>
          <w:p w14:paraId="5E2381A9" w14:textId="77777777" w:rsidR="002568B3" w:rsidRPr="00930F5B" w:rsidRDefault="002568B3" w:rsidP="00547A8F">
            <w:pPr>
              <w:pStyle w:val="Example"/>
              <w:rPr>
                <w:i/>
                <w:iCs/>
                <w:sz w:val="22"/>
                <w:szCs w:val="22"/>
              </w:rPr>
            </w:pPr>
            <w:r w:rsidRPr="00930F5B">
              <w:rPr>
                <w:i/>
                <w:iCs/>
                <w:sz w:val="22"/>
                <w:szCs w:val="22"/>
              </w:rPr>
              <w:t>a banánt.</w:t>
            </w:r>
          </w:p>
        </w:tc>
      </w:tr>
      <w:tr w:rsidR="007D7CF6" w:rsidRPr="00930F5B" w14:paraId="307213D3" w14:textId="77777777" w:rsidTr="002568B3">
        <w:trPr>
          <w:trHeight w:val="227"/>
        </w:trPr>
        <w:tc>
          <w:tcPr>
            <w:tcW w:w="0" w:type="auto"/>
          </w:tcPr>
          <w:p w14:paraId="01B1121F" w14:textId="77777777" w:rsidR="002568B3" w:rsidRPr="00930F5B" w:rsidRDefault="002568B3" w:rsidP="00547A8F">
            <w:pPr>
              <w:pStyle w:val="Example"/>
              <w:rPr>
                <w:sz w:val="22"/>
                <w:szCs w:val="22"/>
              </w:rPr>
            </w:pPr>
          </w:p>
        </w:tc>
        <w:tc>
          <w:tcPr>
            <w:tcW w:w="0" w:type="auto"/>
          </w:tcPr>
          <w:p w14:paraId="0110D089" w14:textId="77777777" w:rsidR="002568B3" w:rsidRPr="00930F5B" w:rsidRDefault="002568B3" w:rsidP="00547A8F">
            <w:pPr>
              <w:pStyle w:val="Example"/>
              <w:rPr>
                <w:sz w:val="22"/>
                <w:szCs w:val="22"/>
              </w:rPr>
            </w:pPr>
          </w:p>
        </w:tc>
        <w:tc>
          <w:tcPr>
            <w:tcW w:w="1422" w:type="dxa"/>
          </w:tcPr>
          <w:p w14:paraId="7D1CBDC2" w14:textId="31BE64DC" w:rsidR="002568B3" w:rsidRPr="00930F5B" w:rsidRDefault="002568B3" w:rsidP="00547A8F">
            <w:pPr>
              <w:pStyle w:val="Example"/>
              <w:rPr>
                <w:sz w:val="22"/>
                <w:szCs w:val="22"/>
              </w:rPr>
            </w:pPr>
            <w:r w:rsidRPr="00930F5B">
              <w:rPr>
                <w:sz w:val="22"/>
                <w:szCs w:val="22"/>
              </w:rPr>
              <w:t>Anna</w:t>
            </w:r>
            <w:r w:rsidR="00600C97" w:rsidRPr="00930F5B">
              <w:rPr>
                <w:sz w:val="22"/>
                <w:szCs w:val="22"/>
              </w:rPr>
              <w:t>[</w:t>
            </w:r>
            <w:r w:rsidR="00600C97" w:rsidRPr="00930F5B">
              <w:rPr>
                <w:smallCaps/>
                <w:sz w:val="22"/>
                <w:szCs w:val="22"/>
              </w:rPr>
              <w:t>nom</w:t>
            </w:r>
            <w:r w:rsidR="00600C97" w:rsidRPr="00930F5B">
              <w:rPr>
                <w:sz w:val="22"/>
                <w:szCs w:val="22"/>
              </w:rPr>
              <w:t>]</w:t>
            </w:r>
          </w:p>
        </w:tc>
        <w:tc>
          <w:tcPr>
            <w:tcW w:w="1791" w:type="dxa"/>
          </w:tcPr>
          <w:p w14:paraId="52A8AFD5" w14:textId="77777777" w:rsidR="002568B3" w:rsidRPr="00930F5B" w:rsidRDefault="002568B3" w:rsidP="00547A8F">
            <w:pPr>
              <w:pStyle w:val="Example"/>
              <w:rPr>
                <w:sz w:val="22"/>
                <w:szCs w:val="22"/>
              </w:rPr>
            </w:pPr>
          </w:p>
        </w:tc>
        <w:tc>
          <w:tcPr>
            <w:tcW w:w="2089" w:type="dxa"/>
          </w:tcPr>
          <w:p w14:paraId="2C6E6ED9" w14:textId="15D308D6" w:rsidR="002568B3" w:rsidRPr="00930F5B" w:rsidRDefault="007D7CF6" w:rsidP="00547A8F">
            <w:pPr>
              <w:pStyle w:val="Example"/>
              <w:rPr>
                <w:sz w:val="22"/>
                <w:szCs w:val="22"/>
              </w:rPr>
            </w:pPr>
            <w:r w:rsidRPr="00930F5B">
              <w:rPr>
                <w:smallCaps/>
                <w:sz w:val="22"/>
                <w:szCs w:val="22"/>
              </w:rPr>
              <w:t>vpx</w:t>
            </w:r>
            <w:commentRangeStart w:id="374"/>
            <w:commentRangeStart w:id="375"/>
            <w:commentRangeStart w:id="376"/>
            <w:r w:rsidR="002568B3" w:rsidRPr="00930F5B">
              <w:rPr>
                <w:sz w:val="22"/>
                <w:szCs w:val="22"/>
              </w:rPr>
              <w:t>-eat.</w:t>
            </w:r>
            <w:r w:rsidRPr="00930F5B">
              <w:rPr>
                <w:smallCaps/>
                <w:sz w:val="22"/>
                <w:szCs w:val="22"/>
              </w:rPr>
              <w:t>pst.3sg</w:t>
            </w:r>
            <w:commentRangeEnd w:id="374"/>
            <w:r w:rsidR="00600C97" w:rsidRPr="00930F5B">
              <w:rPr>
                <w:rStyle w:val="CommentReference"/>
                <w:sz w:val="22"/>
                <w:szCs w:val="22"/>
              </w:rPr>
              <w:commentReference w:id="374"/>
            </w:r>
            <w:commentRangeEnd w:id="375"/>
            <w:r w:rsidR="00F34F09" w:rsidRPr="00930F5B">
              <w:rPr>
                <w:rStyle w:val="CommentReference"/>
                <w:sz w:val="22"/>
                <w:szCs w:val="22"/>
              </w:rPr>
              <w:commentReference w:id="375"/>
            </w:r>
            <w:commentRangeEnd w:id="376"/>
            <w:r w:rsidR="0059026F" w:rsidRPr="00930F5B">
              <w:rPr>
                <w:rStyle w:val="CommentReference"/>
                <w:sz w:val="22"/>
                <w:szCs w:val="22"/>
              </w:rPr>
              <w:commentReference w:id="376"/>
            </w:r>
          </w:p>
        </w:tc>
        <w:tc>
          <w:tcPr>
            <w:tcW w:w="2877" w:type="dxa"/>
          </w:tcPr>
          <w:p w14:paraId="239F46F6" w14:textId="5CA966A6" w:rsidR="002568B3" w:rsidRPr="00930F5B" w:rsidRDefault="002568B3" w:rsidP="00547A8F">
            <w:pPr>
              <w:pStyle w:val="Example"/>
              <w:rPr>
                <w:sz w:val="22"/>
                <w:szCs w:val="22"/>
              </w:rPr>
            </w:pPr>
            <w:r w:rsidRPr="00930F5B">
              <w:rPr>
                <w:sz w:val="22"/>
                <w:szCs w:val="22"/>
              </w:rPr>
              <w:t>the banana</w:t>
            </w:r>
            <w:r w:rsidR="007D7CF6" w:rsidRPr="00930F5B">
              <w:rPr>
                <w:sz w:val="22"/>
                <w:szCs w:val="22"/>
              </w:rPr>
              <w:t>-</w:t>
            </w:r>
            <w:r w:rsidR="007D7CF6" w:rsidRPr="00930F5B">
              <w:rPr>
                <w:smallCaps/>
                <w:sz w:val="22"/>
                <w:szCs w:val="22"/>
              </w:rPr>
              <w:t>acc</w:t>
            </w:r>
          </w:p>
        </w:tc>
      </w:tr>
      <w:tr w:rsidR="002568B3" w:rsidRPr="00930F5B" w14:paraId="51D9D45C" w14:textId="77777777" w:rsidTr="002568B3">
        <w:trPr>
          <w:trHeight w:val="227"/>
        </w:trPr>
        <w:tc>
          <w:tcPr>
            <w:tcW w:w="0" w:type="auto"/>
          </w:tcPr>
          <w:p w14:paraId="236F51EE" w14:textId="77777777" w:rsidR="002568B3" w:rsidRPr="00930F5B" w:rsidRDefault="002568B3" w:rsidP="00547A8F">
            <w:pPr>
              <w:pStyle w:val="Example"/>
              <w:rPr>
                <w:sz w:val="22"/>
                <w:szCs w:val="22"/>
              </w:rPr>
            </w:pPr>
          </w:p>
        </w:tc>
        <w:tc>
          <w:tcPr>
            <w:tcW w:w="0" w:type="auto"/>
          </w:tcPr>
          <w:p w14:paraId="00A6EDDC" w14:textId="77777777" w:rsidR="002568B3" w:rsidRPr="00930F5B" w:rsidRDefault="002568B3" w:rsidP="00547A8F">
            <w:pPr>
              <w:pStyle w:val="Example"/>
              <w:rPr>
                <w:sz w:val="22"/>
                <w:szCs w:val="22"/>
              </w:rPr>
            </w:pPr>
          </w:p>
        </w:tc>
        <w:tc>
          <w:tcPr>
            <w:tcW w:w="8179" w:type="dxa"/>
            <w:gridSpan w:val="4"/>
          </w:tcPr>
          <w:p w14:paraId="1EFFAE99" w14:textId="77777777" w:rsidR="002568B3" w:rsidRPr="00930F5B" w:rsidRDefault="002568B3" w:rsidP="00547A8F">
            <w:pPr>
              <w:pStyle w:val="Example"/>
              <w:rPr>
                <w:sz w:val="22"/>
                <w:szCs w:val="22"/>
              </w:rPr>
            </w:pPr>
            <w:r w:rsidRPr="00930F5B">
              <w:rPr>
                <w:sz w:val="22"/>
                <w:szCs w:val="22"/>
              </w:rPr>
              <w:t>‘Anna ate the banana.’</w:t>
            </w:r>
          </w:p>
        </w:tc>
      </w:tr>
      <w:tr w:rsidR="007D7CF6" w:rsidRPr="00930F5B" w14:paraId="53391788" w14:textId="77777777" w:rsidTr="002568B3">
        <w:trPr>
          <w:trHeight w:val="227"/>
        </w:trPr>
        <w:tc>
          <w:tcPr>
            <w:tcW w:w="0" w:type="auto"/>
          </w:tcPr>
          <w:p w14:paraId="2CB4BC48" w14:textId="77777777" w:rsidR="002568B3" w:rsidRPr="00930F5B" w:rsidRDefault="002568B3" w:rsidP="00547A8F">
            <w:pPr>
              <w:pStyle w:val="Example"/>
              <w:rPr>
                <w:sz w:val="22"/>
                <w:szCs w:val="22"/>
              </w:rPr>
            </w:pPr>
          </w:p>
        </w:tc>
        <w:tc>
          <w:tcPr>
            <w:tcW w:w="0" w:type="auto"/>
          </w:tcPr>
          <w:p w14:paraId="2CA7D2B3" w14:textId="77777777" w:rsidR="002568B3" w:rsidRPr="00930F5B" w:rsidRDefault="002568B3" w:rsidP="00547A8F">
            <w:pPr>
              <w:pStyle w:val="Example"/>
              <w:rPr>
                <w:sz w:val="22"/>
                <w:szCs w:val="22"/>
              </w:rPr>
            </w:pPr>
            <w:r w:rsidRPr="00930F5B">
              <w:rPr>
                <w:sz w:val="22"/>
                <w:szCs w:val="22"/>
              </w:rPr>
              <w:t>b</w:t>
            </w:r>
          </w:p>
        </w:tc>
        <w:tc>
          <w:tcPr>
            <w:tcW w:w="1422" w:type="dxa"/>
          </w:tcPr>
          <w:p w14:paraId="3D4AEDE0" w14:textId="77777777" w:rsidR="002568B3" w:rsidRPr="00930F5B" w:rsidRDefault="002568B3" w:rsidP="00547A8F">
            <w:pPr>
              <w:pStyle w:val="Example"/>
              <w:rPr>
                <w:i/>
                <w:iCs/>
                <w:sz w:val="22"/>
                <w:szCs w:val="22"/>
              </w:rPr>
            </w:pPr>
            <w:r w:rsidRPr="00930F5B">
              <w:rPr>
                <w:i/>
                <w:iCs/>
                <w:sz w:val="22"/>
                <w:szCs w:val="22"/>
              </w:rPr>
              <w:t>Anna</w:t>
            </w:r>
          </w:p>
        </w:tc>
        <w:tc>
          <w:tcPr>
            <w:tcW w:w="1791" w:type="dxa"/>
          </w:tcPr>
          <w:p w14:paraId="7E9483D6" w14:textId="77777777" w:rsidR="002568B3" w:rsidRPr="00930F5B" w:rsidRDefault="002568B3" w:rsidP="00547A8F">
            <w:pPr>
              <w:pStyle w:val="Example"/>
              <w:rPr>
                <w:i/>
                <w:iCs/>
                <w:sz w:val="22"/>
                <w:szCs w:val="22"/>
              </w:rPr>
            </w:pPr>
          </w:p>
        </w:tc>
        <w:tc>
          <w:tcPr>
            <w:tcW w:w="2089" w:type="dxa"/>
          </w:tcPr>
          <w:p w14:paraId="2292A44D" w14:textId="77777777" w:rsidR="002568B3" w:rsidRPr="00930F5B" w:rsidRDefault="002568B3" w:rsidP="00547A8F">
            <w:pPr>
              <w:pStyle w:val="Example"/>
              <w:rPr>
                <w:b/>
                <w:bCs/>
                <w:i/>
                <w:iCs/>
                <w:sz w:val="22"/>
                <w:szCs w:val="22"/>
              </w:rPr>
            </w:pPr>
            <w:r w:rsidRPr="00930F5B">
              <w:rPr>
                <w:b/>
                <w:bCs/>
                <w:i/>
                <w:iCs/>
                <w:sz w:val="22"/>
                <w:szCs w:val="22"/>
              </w:rPr>
              <w:t>a BANÁNT</w:t>
            </w:r>
          </w:p>
        </w:tc>
        <w:tc>
          <w:tcPr>
            <w:tcW w:w="2877" w:type="dxa"/>
          </w:tcPr>
          <w:p w14:paraId="6EB5E5AD" w14:textId="77777777" w:rsidR="002568B3" w:rsidRPr="00930F5B" w:rsidRDefault="002568B3" w:rsidP="00547A8F">
            <w:pPr>
              <w:pStyle w:val="Example"/>
              <w:rPr>
                <w:i/>
                <w:iCs/>
                <w:sz w:val="22"/>
                <w:szCs w:val="22"/>
              </w:rPr>
            </w:pPr>
            <w:r w:rsidRPr="00930F5B">
              <w:rPr>
                <w:i/>
                <w:iCs/>
                <w:sz w:val="22"/>
                <w:szCs w:val="22"/>
              </w:rPr>
              <w:t>ette meg.</w:t>
            </w:r>
          </w:p>
        </w:tc>
      </w:tr>
      <w:tr w:rsidR="007D7CF6" w:rsidRPr="00930F5B" w14:paraId="6711E34F" w14:textId="77777777" w:rsidTr="002568B3">
        <w:trPr>
          <w:trHeight w:val="227"/>
        </w:trPr>
        <w:tc>
          <w:tcPr>
            <w:tcW w:w="0" w:type="auto"/>
          </w:tcPr>
          <w:p w14:paraId="504895A5" w14:textId="77777777" w:rsidR="002568B3" w:rsidRPr="00930F5B" w:rsidRDefault="002568B3" w:rsidP="00547A8F">
            <w:pPr>
              <w:pStyle w:val="Example"/>
              <w:rPr>
                <w:sz w:val="22"/>
                <w:szCs w:val="22"/>
              </w:rPr>
            </w:pPr>
          </w:p>
        </w:tc>
        <w:tc>
          <w:tcPr>
            <w:tcW w:w="0" w:type="auto"/>
          </w:tcPr>
          <w:p w14:paraId="0BA1C199" w14:textId="77777777" w:rsidR="002568B3" w:rsidRPr="00930F5B" w:rsidRDefault="002568B3" w:rsidP="00547A8F">
            <w:pPr>
              <w:pStyle w:val="Example"/>
              <w:rPr>
                <w:sz w:val="22"/>
                <w:szCs w:val="22"/>
              </w:rPr>
            </w:pPr>
          </w:p>
        </w:tc>
        <w:tc>
          <w:tcPr>
            <w:tcW w:w="1422" w:type="dxa"/>
          </w:tcPr>
          <w:p w14:paraId="578CB836" w14:textId="2CD4802F" w:rsidR="002568B3" w:rsidRPr="00930F5B" w:rsidRDefault="002568B3" w:rsidP="00547A8F">
            <w:pPr>
              <w:pStyle w:val="Example"/>
              <w:rPr>
                <w:sz w:val="22"/>
                <w:szCs w:val="22"/>
              </w:rPr>
            </w:pPr>
            <w:r w:rsidRPr="00930F5B">
              <w:rPr>
                <w:sz w:val="22"/>
                <w:szCs w:val="22"/>
              </w:rPr>
              <w:t>Anna</w:t>
            </w:r>
            <w:r w:rsidR="00600C97" w:rsidRPr="00930F5B">
              <w:rPr>
                <w:sz w:val="22"/>
                <w:szCs w:val="22"/>
              </w:rPr>
              <w:t>[</w:t>
            </w:r>
            <w:r w:rsidR="00600C97" w:rsidRPr="00930F5B">
              <w:rPr>
                <w:smallCaps/>
                <w:sz w:val="22"/>
                <w:szCs w:val="22"/>
              </w:rPr>
              <w:t>nom</w:t>
            </w:r>
            <w:r w:rsidR="00600C97" w:rsidRPr="00930F5B">
              <w:rPr>
                <w:sz w:val="22"/>
                <w:szCs w:val="22"/>
              </w:rPr>
              <w:t>]</w:t>
            </w:r>
          </w:p>
        </w:tc>
        <w:tc>
          <w:tcPr>
            <w:tcW w:w="1791" w:type="dxa"/>
          </w:tcPr>
          <w:p w14:paraId="4C83E135" w14:textId="77777777" w:rsidR="002568B3" w:rsidRPr="00930F5B" w:rsidRDefault="002568B3" w:rsidP="00547A8F">
            <w:pPr>
              <w:pStyle w:val="Example"/>
              <w:rPr>
                <w:sz w:val="22"/>
                <w:szCs w:val="22"/>
              </w:rPr>
            </w:pPr>
          </w:p>
        </w:tc>
        <w:tc>
          <w:tcPr>
            <w:tcW w:w="2089" w:type="dxa"/>
          </w:tcPr>
          <w:p w14:paraId="7A63962D" w14:textId="7DF08B95" w:rsidR="002568B3" w:rsidRPr="00930F5B" w:rsidRDefault="002568B3" w:rsidP="00547A8F">
            <w:pPr>
              <w:pStyle w:val="Example"/>
              <w:rPr>
                <w:sz w:val="22"/>
                <w:szCs w:val="22"/>
              </w:rPr>
            </w:pPr>
            <w:r w:rsidRPr="00930F5B">
              <w:rPr>
                <w:sz w:val="22"/>
                <w:szCs w:val="22"/>
              </w:rPr>
              <w:t>the banana</w:t>
            </w:r>
            <w:r w:rsidR="007D7CF6" w:rsidRPr="00930F5B">
              <w:rPr>
                <w:sz w:val="22"/>
                <w:szCs w:val="22"/>
              </w:rPr>
              <w:t>-</w:t>
            </w:r>
            <w:r w:rsidR="007D7CF6" w:rsidRPr="00930F5B">
              <w:rPr>
                <w:smallCaps/>
                <w:sz w:val="22"/>
                <w:szCs w:val="22"/>
              </w:rPr>
              <w:t>acc</w:t>
            </w:r>
          </w:p>
        </w:tc>
        <w:tc>
          <w:tcPr>
            <w:tcW w:w="2877" w:type="dxa"/>
          </w:tcPr>
          <w:p w14:paraId="59853A13" w14:textId="449331D6" w:rsidR="002568B3" w:rsidRPr="00930F5B" w:rsidRDefault="002568B3" w:rsidP="00547A8F">
            <w:pPr>
              <w:pStyle w:val="Example"/>
              <w:rPr>
                <w:sz w:val="22"/>
                <w:szCs w:val="22"/>
              </w:rPr>
            </w:pPr>
            <w:r w:rsidRPr="00930F5B">
              <w:rPr>
                <w:sz w:val="22"/>
                <w:szCs w:val="22"/>
              </w:rPr>
              <w:t>eat</w:t>
            </w:r>
            <w:r w:rsidR="007D7CF6" w:rsidRPr="00930F5B">
              <w:rPr>
                <w:sz w:val="22"/>
                <w:szCs w:val="22"/>
              </w:rPr>
              <w:t>-</w:t>
            </w:r>
            <w:r w:rsidR="007D7CF6" w:rsidRPr="00930F5B">
              <w:rPr>
                <w:smallCaps/>
                <w:sz w:val="22"/>
                <w:szCs w:val="22"/>
              </w:rPr>
              <w:t>pst.3sg vpx</w:t>
            </w:r>
          </w:p>
        </w:tc>
      </w:tr>
      <w:tr w:rsidR="002568B3" w:rsidRPr="00930F5B" w14:paraId="43159E5E" w14:textId="77777777" w:rsidTr="002568B3">
        <w:trPr>
          <w:trHeight w:val="227"/>
        </w:trPr>
        <w:tc>
          <w:tcPr>
            <w:tcW w:w="0" w:type="auto"/>
          </w:tcPr>
          <w:p w14:paraId="344A49EE" w14:textId="77777777" w:rsidR="002568B3" w:rsidRPr="00930F5B" w:rsidRDefault="002568B3" w:rsidP="00547A8F">
            <w:pPr>
              <w:pStyle w:val="Example"/>
              <w:rPr>
                <w:sz w:val="22"/>
                <w:szCs w:val="22"/>
              </w:rPr>
            </w:pPr>
          </w:p>
        </w:tc>
        <w:tc>
          <w:tcPr>
            <w:tcW w:w="0" w:type="auto"/>
          </w:tcPr>
          <w:p w14:paraId="21030F72" w14:textId="77777777" w:rsidR="002568B3" w:rsidRPr="00930F5B" w:rsidRDefault="002568B3" w:rsidP="00547A8F">
            <w:pPr>
              <w:pStyle w:val="Example"/>
              <w:rPr>
                <w:sz w:val="22"/>
                <w:szCs w:val="22"/>
              </w:rPr>
            </w:pPr>
          </w:p>
        </w:tc>
        <w:tc>
          <w:tcPr>
            <w:tcW w:w="8179" w:type="dxa"/>
            <w:gridSpan w:val="4"/>
          </w:tcPr>
          <w:p w14:paraId="0D74560B" w14:textId="77777777" w:rsidR="002568B3" w:rsidRPr="00930F5B" w:rsidRDefault="002568B3" w:rsidP="00547A8F">
            <w:pPr>
              <w:pStyle w:val="Example"/>
              <w:rPr>
                <w:sz w:val="22"/>
                <w:szCs w:val="22"/>
              </w:rPr>
            </w:pPr>
            <w:r w:rsidRPr="00930F5B">
              <w:rPr>
                <w:sz w:val="22"/>
                <w:szCs w:val="22"/>
              </w:rPr>
              <w:t>‘Anna ate the BANANA.’</w:t>
            </w:r>
          </w:p>
        </w:tc>
      </w:tr>
      <w:tr w:rsidR="007D7CF6" w:rsidRPr="00930F5B" w14:paraId="1B9BD600" w14:textId="77777777" w:rsidTr="002568B3">
        <w:trPr>
          <w:trHeight w:val="227"/>
        </w:trPr>
        <w:tc>
          <w:tcPr>
            <w:tcW w:w="0" w:type="auto"/>
          </w:tcPr>
          <w:p w14:paraId="2F6942BB" w14:textId="77777777" w:rsidR="002568B3" w:rsidRPr="00930F5B" w:rsidRDefault="002568B3" w:rsidP="00547A8F">
            <w:pPr>
              <w:pStyle w:val="Example"/>
              <w:rPr>
                <w:sz w:val="22"/>
                <w:szCs w:val="22"/>
              </w:rPr>
            </w:pPr>
          </w:p>
        </w:tc>
        <w:tc>
          <w:tcPr>
            <w:tcW w:w="0" w:type="auto"/>
          </w:tcPr>
          <w:p w14:paraId="7431DDD1" w14:textId="77777777" w:rsidR="002568B3" w:rsidRPr="00930F5B" w:rsidRDefault="002568B3" w:rsidP="00547A8F">
            <w:pPr>
              <w:pStyle w:val="Example"/>
              <w:rPr>
                <w:sz w:val="22"/>
                <w:szCs w:val="22"/>
              </w:rPr>
            </w:pPr>
            <w:r w:rsidRPr="00930F5B">
              <w:rPr>
                <w:sz w:val="22"/>
                <w:szCs w:val="22"/>
              </w:rPr>
              <w:t>c</w:t>
            </w:r>
          </w:p>
        </w:tc>
        <w:tc>
          <w:tcPr>
            <w:tcW w:w="1422" w:type="dxa"/>
          </w:tcPr>
          <w:p w14:paraId="38178B9E" w14:textId="77777777" w:rsidR="002568B3" w:rsidRPr="00930F5B" w:rsidRDefault="002568B3" w:rsidP="00547A8F">
            <w:pPr>
              <w:pStyle w:val="Example"/>
              <w:rPr>
                <w:i/>
                <w:iCs/>
                <w:sz w:val="22"/>
                <w:szCs w:val="22"/>
              </w:rPr>
            </w:pPr>
            <w:r w:rsidRPr="00930F5B">
              <w:rPr>
                <w:i/>
                <w:iCs/>
                <w:sz w:val="22"/>
                <w:szCs w:val="22"/>
              </w:rPr>
              <w:t>Anna</w:t>
            </w:r>
          </w:p>
        </w:tc>
        <w:tc>
          <w:tcPr>
            <w:tcW w:w="1791" w:type="dxa"/>
          </w:tcPr>
          <w:p w14:paraId="7A540D6D" w14:textId="77777777" w:rsidR="002568B3" w:rsidRPr="00930F5B" w:rsidRDefault="002568B3" w:rsidP="00547A8F">
            <w:pPr>
              <w:pStyle w:val="Example"/>
              <w:rPr>
                <w:b/>
                <w:bCs/>
                <w:i/>
                <w:iCs/>
                <w:sz w:val="22"/>
                <w:szCs w:val="22"/>
              </w:rPr>
            </w:pPr>
            <w:r w:rsidRPr="00930F5B">
              <w:rPr>
                <w:b/>
                <w:bCs/>
                <w:i/>
                <w:iCs/>
                <w:sz w:val="22"/>
                <w:szCs w:val="22"/>
              </w:rPr>
              <w:t>csak</w:t>
            </w:r>
          </w:p>
        </w:tc>
        <w:tc>
          <w:tcPr>
            <w:tcW w:w="2089" w:type="dxa"/>
          </w:tcPr>
          <w:p w14:paraId="0594176C" w14:textId="77777777" w:rsidR="002568B3" w:rsidRPr="00930F5B" w:rsidRDefault="002568B3" w:rsidP="00547A8F">
            <w:pPr>
              <w:pStyle w:val="Example"/>
              <w:rPr>
                <w:b/>
                <w:bCs/>
                <w:i/>
                <w:iCs/>
                <w:sz w:val="22"/>
                <w:szCs w:val="22"/>
              </w:rPr>
            </w:pPr>
            <w:r w:rsidRPr="00930F5B">
              <w:rPr>
                <w:b/>
                <w:bCs/>
                <w:i/>
                <w:iCs/>
                <w:sz w:val="22"/>
                <w:szCs w:val="22"/>
              </w:rPr>
              <w:t>a BANÁNT</w:t>
            </w:r>
          </w:p>
        </w:tc>
        <w:tc>
          <w:tcPr>
            <w:tcW w:w="2877" w:type="dxa"/>
          </w:tcPr>
          <w:p w14:paraId="1D53316D" w14:textId="77777777" w:rsidR="002568B3" w:rsidRPr="00930F5B" w:rsidRDefault="002568B3" w:rsidP="00547A8F">
            <w:pPr>
              <w:pStyle w:val="Example"/>
              <w:rPr>
                <w:i/>
                <w:iCs/>
                <w:sz w:val="22"/>
                <w:szCs w:val="22"/>
              </w:rPr>
            </w:pPr>
            <w:r w:rsidRPr="00930F5B">
              <w:rPr>
                <w:i/>
                <w:iCs/>
                <w:sz w:val="22"/>
                <w:szCs w:val="22"/>
              </w:rPr>
              <w:t>ette meg.</w:t>
            </w:r>
          </w:p>
        </w:tc>
      </w:tr>
      <w:tr w:rsidR="007D7CF6" w:rsidRPr="00930F5B" w14:paraId="5AC8A0B1" w14:textId="77777777" w:rsidTr="002568B3">
        <w:trPr>
          <w:trHeight w:val="227"/>
        </w:trPr>
        <w:tc>
          <w:tcPr>
            <w:tcW w:w="0" w:type="auto"/>
          </w:tcPr>
          <w:p w14:paraId="446D88B4" w14:textId="77777777" w:rsidR="002568B3" w:rsidRPr="00930F5B" w:rsidRDefault="002568B3" w:rsidP="00547A8F">
            <w:pPr>
              <w:pStyle w:val="Example"/>
              <w:rPr>
                <w:sz w:val="22"/>
                <w:szCs w:val="22"/>
              </w:rPr>
            </w:pPr>
          </w:p>
        </w:tc>
        <w:tc>
          <w:tcPr>
            <w:tcW w:w="0" w:type="auto"/>
          </w:tcPr>
          <w:p w14:paraId="39223EE7" w14:textId="77777777" w:rsidR="002568B3" w:rsidRPr="00930F5B" w:rsidRDefault="002568B3" w:rsidP="00547A8F">
            <w:pPr>
              <w:pStyle w:val="Example"/>
              <w:rPr>
                <w:sz w:val="22"/>
                <w:szCs w:val="22"/>
              </w:rPr>
            </w:pPr>
          </w:p>
        </w:tc>
        <w:tc>
          <w:tcPr>
            <w:tcW w:w="1422" w:type="dxa"/>
          </w:tcPr>
          <w:p w14:paraId="71D3F1C4" w14:textId="68D3800C" w:rsidR="002568B3" w:rsidRPr="00930F5B" w:rsidRDefault="002568B3" w:rsidP="00547A8F">
            <w:pPr>
              <w:pStyle w:val="Example"/>
              <w:rPr>
                <w:sz w:val="22"/>
                <w:szCs w:val="22"/>
              </w:rPr>
            </w:pPr>
            <w:r w:rsidRPr="00930F5B">
              <w:rPr>
                <w:sz w:val="22"/>
                <w:szCs w:val="22"/>
              </w:rPr>
              <w:t>Anna</w:t>
            </w:r>
            <w:r w:rsidR="00600C97" w:rsidRPr="00930F5B">
              <w:rPr>
                <w:sz w:val="22"/>
                <w:szCs w:val="22"/>
              </w:rPr>
              <w:t>[</w:t>
            </w:r>
            <w:r w:rsidR="00600C97" w:rsidRPr="00930F5B">
              <w:rPr>
                <w:smallCaps/>
                <w:sz w:val="22"/>
                <w:szCs w:val="22"/>
              </w:rPr>
              <w:t>nom</w:t>
            </w:r>
            <w:r w:rsidR="00600C97" w:rsidRPr="00930F5B">
              <w:rPr>
                <w:sz w:val="22"/>
                <w:szCs w:val="22"/>
              </w:rPr>
              <w:t>]</w:t>
            </w:r>
          </w:p>
        </w:tc>
        <w:tc>
          <w:tcPr>
            <w:tcW w:w="1791" w:type="dxa"/>
          </w:tcPr>
          <w:p w14:paraId="6AEEE1D7" w14:textId="77777777" w:rsidR="002568B3" w:rsidRPr="00930F5B" w:rsidRDefault="002568B3" w:rsidP="00547A8F">
            <w:pPr>
              <w:pStyle w:val="Example"/>
              <w:rPr>
                <w:sz w:val="22"/>
                <w:szCs w:val="22"/>
              </w:rPr>
            </w:pPr>
            <w:r w:rsidRPr="00930F5B">
              <w:rPr>
                <w:sz w:val="22"/>
                <w:szCs w:val="22"/>
              </w:rPr>
              <w:t>only</w:t>
            </w:r>
          </w:p>
        </w:tc>
        <w:tc>
          <w:tcPr>
            <w:tcW w:w="2089" w:type="dxa"/>
          </w:tcPr>
          <w:p w14:paraId="695AD5D6" w14:textId="6C0839E6" w:rsidR="002568B3" w:rsidRPr="00930F5B" w:rsidRDefault="002568B3" w:rsidP="00547A8F">
            <w:pPr>
              <w:pStyle w:val="Example"/>
              <w:rPr>
                <w:sz w:val="22"/>
                <w:szCs w:val="22"/>
              </w:rPr>
            </w:pPr>
            <w:r w:rsidRPr="00930F5B">
              <w:rPr>
                <w:sz w:val="22"/>
                <w:szCs w:val="22"/>
              </w:rPr>
              <w:t>the banana</w:t>
            </w:r>
            <w:r w:rsidR="007D7CF6" w:rsidRPr="00930F5B">
              <w:rPr>
                <w:sz w:val="22"/>
                <w:szCs w:val="22"/>
              </w:rPr>
              <w:t>-</w:t>
            </w:r>
            <w:r w:rsidR="007D7CF6" w:rsidRPr="00930F5B">
              <w:rPr>
                <w:smallCaps/>
                <w:sz w:val="22"/>
                <w:szCs w:val="22"/>
              </w:rPr>
              <w:t>acc</w:t>
            </w:r>
          </w:p>
        </w:tc>
        <w:tc>
          <w:tcPr>
            <w:tcW w:w="2877" w:type="dxa"/>
          </w:tcPr>
          <w:p w14:paraId="5CCA5FC3" w14:textId="046AFEF0" w:rsidR="002568B3" w:rsidRPr="00930F5B" w:rsidRDefault="002568B3" w:rsidP="00547A8F">
            <w:pPr>
              <w:pStyle w:val="Example"/>
              <w:rPr>
                <w:sz w:val="22"/>
                <w:szCs w:val="22"/>
              </w:rPr>
            </w:pPr>
            <w:r w:rsidRPr="00930F5B">
              <w:rPr>
                <w:sz w:val="22"/>
                <w:szCs w:val="22"/>
              </w:rPr>
              <w:t>eat</w:t>
            </w:r>
            <w:r w:rsidR="007D7CF6" w:rsidRPr="00930F5B">
              <w:rPr>
                <w:sz w:val="22"/>
                <w:szCs w:val="22"/>
              </w:rPr>
              <w:t>-</w:t>
            </w:r>
            <w:r w:rsidR="007D7CF6" w:rsidRPr="00930F5B">
              <w:rPr>
                <w:smallCaps/>
                <w:sz w:val="22"/>
                <w:szCs w:val="22"/>
              </w:rPr>
              <w:t xml:space="preserve"> pst.3sg vpx</w:t>
            </w:r>
          </w:p>
        </w:tc>
      </w:tr>
      <w:tr w:rsidR="002568B3" w:rsidRPr="00930F5B" w14:paraId="1D6B2EFF" w14:textId="77777777" w:rsidTr="002568B3">
        <w:trPr>
          <w:trHeight w:val="227"/>
        </w:trPr>
        <w:tc>
          <w:tcPr>
            <w:tcW w:w="0" w:type="auto"/>
          </w:tcPr>
          <w:p w14:paraId="5DC992DF" w14:textId="77777777" w:rsidR="002568B3" w:rsidRPr="00930F5B" w:rsidRDefault="002568B3" w:rsidP="00547A8F">
            <w:pPr>
              <w:pStyle w:val="Example"/>
              <w:rPr>
                <w:sz w:val="22"/>
                <w:szCs w:val="22"/>
              </w:rPr>
            </w:pPr>
          </w:p>
        </w:tc>
        <w:tc>
          <w:tcPr>
            <w:tcW w:w="0" w:type="auto"/>
          </w:tcPr>
          <w:p w14:paraId="1914566C" w14:textId="77777777" w:rsidR="002568B3" w:rsidRPr="00930F5B" w:rsidRDefault="002568B3" w:rsidP="00547A8F">
            <w:pPr>
              <w:pStyle w:val="Example"/>
              <w:rPr>
                <w:sz w:val="22"/>
                <w:szCs w:val="22"/>
              </w:rPr>
            </w:pPr>
          </w:p>
        </w:tc>
        <w:tc>
          <w:tcPr>
            <w:tcW w:w="8179" w:type="dxa"/>
            <w:gridSpan w:val="4"/>
          </w:tcPr>
          <w:p w14:paraId="3C4425CE" w14:textId="77777777" w:rsidR="002568B3" w:rsidRPr="00930F5B" w:rsidRDefault="002568B3" w:rsidP="00547A8F">
            <w:pPr>
              <w:pStyle w:val="Example"/>
              <w:rPr>
                <w:sz w:val="22"/>
                <w:szCs w:val="22"/>
              </w:rPr>
            </w:pPr>
            <w:r w:rsidRPr="00930F5B">
              <w:rPr>
                <w:sz w:val="22"/>
                <w:szCs w:val="22"/>
              </w:rPr>
              <w:t>‘Anna ate only the BANANA.’</w:t>
            </w:r>
          </w:p>
        </w:tc>
      </w:tr>
      <w:tr w:rsidR="007D7CF6" w:rsidRPr="00930F5B" w14:paraId="3427BD5A" w14:textId="77777777" w:rsidTr="002568B3">
        <w:trPr>
          <w:trHeight w:val="227"/>
        </w:trPr>
        <w:tc>
          <w:tcPr>
            <w:tcW w:w="0" w:type="auto"/>
          </w:tcPr>
          <w:p w14:paraId="33F6BA57" w14:textId="77777777" w:rsidR="002568B3" w:rsidRPr="00930F5B" w:rsidRDefault="002568B3" w:rsidP="00547A8F">
            <w:pPr>
              <w:pStyle w:val="Example"/>
              <w:rPr>
                <w:sz w:val="22"/>
                <w:szCs w:val="22"/>
              </w:rPr>
            </w:pPr>
          </w:p>
        </w:tc>
        <w:tc>
          <w:tcPr>
            <w:tcW w:w="0" w:type="auto"/>
          </w:tcPr>
          <w:p w14:paraId="1B575CF2" w14:textId="77777777" w:rsidR="002568B3" w:rsidRPr="00930F5B" w:rsidRDefault="002568B3" w:rsidP="00547A8F">
            <w:pPr>
              <w:pStyle w:val="Example"/>
              <w:rPr>
                <w:sz w:val="22"/>
                <w:szCs w:val="22"/>
              </w:rPr>
            </w:pPr>
            <w:r w:rsidRPr="00930F5B">
              <w:rPr>
                <w:sz w:val="22"/>
                <w:szCs w:val="22"/>
              </w:rPr>
              <w:t>d</w:t>
            </w:r>
          </w:p>
        </w:tc>
        <w:tc>
          <w:tcPr>
            <w:tcW w:w="1422" w:type="dxa"/>
          </w:tcPr>
          <w:p w14:paraId="01957261" w14:textId="77777777" w:rsidR="002568B3" w:rsidRPr="00930F5B" w:rsidRDefault="002568B3" w:rsidP="00547A8F">
            <w:pPr>
              <w:pStyle w:val="Example"/>
              <w:rPr>
                <w:i/>
                <w:iCs/>
                <w:sz w:val="22"/>
                <w:szCs w:val="22"/>
              </w:rPr>
            </w:pPr>
            <w:r w:rsidRPr="00930F5B">
              <w:rPr>
                <w:i/>
                <w:iCs/>
                <w:sz w:val="22"/>
                <w:szCs w:val="22"/>
              </w:rPr>
              <w:t>Anna</w:t>
            </w:r>
          </w:p>
        </w:tc>
        <w:tc>
          <w:tcPr>
            <w:tcW w:w="1791" w:type="dxa"/>
          </w:tcPr>
          <w:p w14:paraId="5D51AB22" w14:textId="77777777" w:rsidR="002568B3" w:rsidRPr="00930F5B" w:rsidRDefault="002568B3" w:rsidP="00547A8F">
            <w:pPr>
              <w:pStyle w:val="Example"/>
              <w:rPr>
                <w:b/>
                <w:bCs/>
                <w:i/>
                <w:iCs/>
                <w:sz w:val="22"/>
                <w:szCs w:val="22"/>
              </w:rPr>
            </w:pPr>
            <w:r w:rsidRPr="00930F5B">
              <w:rPr>
                <w:b/>
                <w:bCs/>
                <w:i/>
                <w:iCs/>
                <w:sz w:val="22"/>
                <w:szCs w:val="22"/>
              </w:rPr>
              <w:t>többek között</w:t>
            </w:r>
          </w:p>
        </w:tc>
        <w:tc>
          <w:tcPr>
            <w:tcW w:w="2089" w:type="dxa"/>
          </w:tcPr>
          <w:p w14:paraId="211F2487" w14:textId="77777777" w:rsidR="002568B3" w:rsidRPr="00930F5B" w:rsidRDefault="002568B3" w:rsidP="00547A8F">
            <w:pPr>
              <w:pStyle w:val="Example"/>
              <w:rPr>
                <w:b/>
                <w:bCs/>
                <w:i/>
                <w:iCs/>
                <w:sz w:val="22"/>
                <w:szCs w:val="22"/>
              </w:rPr>
            </w:pPr>
            <w:r w:rsidRPr="00930F5B">
              <w:rPr>
                <w:b/>
                <w:bCs/>
                <w:i/>
                <w:iCs/>
                <w:sz w:val="22"/>
                <w:szCs w:val="22"/>
              </w:rPr>
              <w:t>a BANÁNT</w:t>
            </w:r>
          </w:p>
        </w:tc>
        <w:tc>
          <w:tcPr>
            <w:tcW w:w="2877" w:type="dxa"/>
          </w:tcPr>
          <w:p w14:paraId="42C90092" w14:textId="77777777" w:rsidR="002568B3" w:rsidRPr="00930F5B" w:rsidRDefault="002568B3" w:rsidP="00547A8F">
            <w:pPr>
              <w:pStyle w:val="Example"/>
              <w:rPr>
                <w:i/>
                <w:iCs/>
                <w:sz w:val="22"/>
                <w:szCs w:val="22"/>
              </w:rPr>
            </w:pPr>
            <w:r w:rsidRPr="00930F5B">
              <w:rPr>
                <w:i/>
                <w:iCs/>
                <w:sz w:val="22"/>
                <w:szCs w:val="22"/>
              </w:rPr>
              <w:t>ette meg.</w:t>
            </w:r>
          </w:p>
        </w:tc>
      </w:tr>
      <w:tr w:rsidR="007D7CF6" w:rsidRPr="00930F5B" w14:paraId="17A7C9F0" w14:textId="77777777" w:rsidTr="002568B3">
        <w:trPr>
          <w:trHeight w:val="227"/>
        </w:trPr>
        <w:tc>
          <w:tcPr>
            <w:tcW w:w="0" w:type="auto"/>
          </w:tcPr>
          <w:p w14:paraId="7397F724" w14:textId="77777777" w:rsidR="002568B3" w:rsidRPr="00930F5B" w:rsidRDefault="002568B3" w:rsidP="00547A8F">
            <w:pPr>
              <w:pStyle w:val="Example"/>
              <w:rPr>
                <w:sz w:val="22"/>
                <w:szCs w:val="22"/>
              </w:rPr>
            </w:pPr>
          </w:p>
        </w:tc>
        <w:tc>
          <w:tcPr>
            <w:tcW w:w="0" w:type="auto"/>
          </w:tcPr>
          <w:p w14:paraId="27F10AED" w14:textId="77777777" w:rsidR="002568B3" w:rsidRPr="00930F5B" w:rsidRDefault="002568B3" w:rsidP="00547A8F">
            <w:pPr>
              <w:pStyle w:val="Example"/>
              <w:rPr>
                <w:sz w:val="22"/>
                <w:szCs w:val="22"/>
              </w:rPr>
            </w:pPr>
          </w:p>
        </w:tc>
        <w:tc>
          <w:tcPr>
            <w:tcW w:w="1422" w:type="dxa"/>
          </w:tcPr>
          <w:p w14:paraId="653D00D5" w14:textId="70159E97" w:rsidR="002568B3" w:rsidRPr="00930F5B" w:rsidRDefault="002568B3" w:rsidP="00547A8F">
            <w:pPr>
              <w:pStyle w:val="Example"/>
              <w:rPr>
                <w:sz w:val="22"/>
                <w:szCs w:val="22"/>
              </w:rPr>
            </w:pPr>
            <w:r w:rsidRPr="00930F5B">
              <w:rPr>
                <w:sz w:val="22"/>
                <w:szCs w:val="22"/>
              </w:rPr>
              <w:t>Anna</w:t>
            </w:r>
            <w:r w:rsidR="00600C97" w:rsidRPr="00930F5B">
              <w:rPr>
                <w:sz w:val="22"/>
                <w:szCs w:val="22"/>
              </w:rPr>
              <w:t>[</w:t>
            </w:r>
            <w:r w:rsidR="00600C97" w:rsidRPr="00930F5B">
              <w:rPr>
                <w:smallCaps/>
                <w:sz w:val="22"/>
                <w:szCs w:val="22"/>
              </w:rPr>
              <w:t>nom</w:t>
            </w:r>
            <w:r w:rsidR="00600C97" w:rsidRPr="00930F5B">
              <w:rPr>
                <w:sz w:val="22"/>
                <w:szCs w:val="22"/>
              </w:rPr>
              <w:t>]</w:t>
            </w:r>
          </w:p>
        </w:tc>
        <w:tc>
          <w:tcPr>
            <w:tcW w:w="1791" w:type="dxa"/>
          </w:tcPr>
          <w:p w14:paraId="7055EA4E" w14:textId="77777777" w:rsidR="002568B3" w:rsidRPr="00930F5B" w:rsidRDefault="002568B3" w:rsidP="00547A8F">
            <w:pPr>
              <w:pStyle w:val="Example"/>
              <w:rPr>
                <w:sz w:val="22"/>
                <w:szCs w:val="22"/>
              </w:rPr>
            </w:pPr>
            <w:r w:rsidRPr="00930F5B">
              <w:rPr>
                <w:sz w:val="22"/>
                <w:szCs w:val="22"/>
              </w:rPr>
              <w:t>among others</w:t>
            </w:r>
          </w:p>
        </w:tc>
        <w:tc>
          <w:tcPr>
            <w:tcW w:w="2089" w:type="dxa"/>
          </w:tcPr>
          <w:p w14:paraId="2B0AA700" w14:textId="0F7C2397" w:rsidR="002568B3" w:rsidRPr="00930F5B" w:rsidRDefault="002568B3" w:rsidP="00547A8F">
            <w:pPr>
              <w:pStyle w:val="Example"/>
              <w:rPr>
                <w:sz w:val="22"/>
                <w:szCs w:val="22"/>
              </w:rPr>
            </w:pPr>
            <w:r w:rsidRPr="00930F5B">
              <w:rPr>
                <w:sz w:val="22"/>
                <w:szCs w:val="22"/>
              </w:rPr>
              <w:t>the banana</w:t>
            </w:r>
            <w:r w:rsidR="007D7CF6" w:rsidRPr="00930F5B">
              <w:rPr>
                <w:sz w:val="22"/>
                <w:szCs w:val="22"/>
              </w:rPr>
              <w:t>-</w:t>
            </w:r>
            <w:r w:rsidR="007D7CF6" w:rsidRPr="00930F5B">
              <w:rPr>
                <w:smallCaps/>
                <w:sz w:val="22"/>
                <w:szCs w:val="22"/>
              </w:rPr>
              <w:t>acc</w:t>
            </w:r>
          </w:p>
        </w:tc>
        <w:tc>
          <w:tcPr>
            <w:tcW w:w="2877" w:type="dxa"/>
          </w:tcPr>
          <w:p w14:paraId="52B57DCC" w14:textId="0D37E5DD" w:rsidR="002568B3" w:rsidRPr="00930F5B" w:rsidRDefault="002568B3" w:rsidP="00547A8F">
            <w:pPr>
              <w:pStyle w:val="Example"/>
              <w:rPr>
                <w:sz w:val="22"/>
                <w:szCs w:val="22"/>
              </w:rPr>
            </w:pPr>
            <w:r w:rsidRPr="00930F5B">
              <w:rPr>
                <w:sz w:val="22"/>
                <w:szCs w:val="22"/>
              </w:rPr>
              <w:t>eat</w:t>
            </w:r>
            <w:r w:rsidR="007D7CF6" w:rsidRPr="00930F5B">
              <w:rPr>
                <w:sz w:val="22"/>
                <w:szCs w:val="22"/>
              </w:rPr>
              <w:t>-</w:t>
            </w:r>
            <w:r w:rsidR="007D7CF6" w:rsidRPr="00930F5B">
              <w:rPr>
                <w:smallCaps/>
                <w:sz w:val="22"/>
                <w:szCs w:val="22"/>
              </w:rPr>
              <w:t xml:space="preserve"> pst.3sg</w:t>
            </w:r>
            <w:r w:rsidR="007D7CF6" w:rsidRPr="00930F5B">
              <w:rPr>
                <w:sz w:val="22"/>
                <w:szCs w:val="22"/>
              </w:rPr>
              <w:t xml:space="preserve"> </w:t>
            </w:r>
            <w:r w:rsidR="007D7CF6" w:rsidRPr="00930F5B">
              <w:rPr>
                <w:smallCaps/>
                <w:sz w:val="22"/>
                <w:szCs w:val="22"/>
              </w:rPr>
              <w:t>vpx</w:t>
            </w:r>
          </w:p>
        </w:tc>
      </w:tr>
      <w:tr w:rsidR="002568B3" w:rsidRPr="00930F5B" w14:paraId="088B42D9" w14:textId="77777777" w:rsidTr="002568B3">
        <w:trPr>
          <w:trHeight w:val="227"/>
        </w:trPr>
        <w:tc>
          <w:tcPr>
            <w:tcW w:w="0" w:type="auto"/>
          </w:tcPr>
          <w:p w14:paraId="1AFAB2F6" w14:textId="77777777" w:rsidR="002568B3" w:rsidRPr="00930F5B" w:rsidRDefault="002568B3" w:rsidP="00547A8F">
            <w:pPr>
              <w:pStyle w:val="Example"/>
              <w:rPr>
                <w:sz w:val="22"/>
                <w:szCs w:val="22"/>
              </w:rPr>
            </w:pPr>
          </w:p>
        </w:tc>
        <w:tc>
          <w:tcPr>
            <w:tcW w:w="0" w:type="auto"/>
          </w:tcPr>
          <w:p w14:paraId="1EB058BE" w14:textId="77777777" w:rsidR="002568B3" w:rsidRPr="00930F5B" w:rsidRDefault="002568B3" w:rsidP="00547A8F">
            <w:pPr>
              <w:pStyle w:val="Example"/>
              <w:rPr>
                <w:sz w:val="22"/>
                <w:szCs w:val="22"/>
              </w:rPr>
            </w:pPr>
          </w:p>
        </w:tc>
        <w:tc>
          <w:tcPr>
            <w:tcW w:w="8179" w:type="dxa"/>
            <w:gridSpan w:val="4"/>
          </w:tcPr>
          <w:p w14:paraId="6E492E89" w14:textId="77777777" w:rsidR="002568B3" w:rsidRPr="00930F5B" w:rsidRDefault="002568B3" w:rsidP="00547A8F">
            <w:pPr>
              <w:pStyle w:val="Example"/>
              <w:rPr>
                <w:sz w:val="22"/>
                <w:szCs w:val="22"/>
              </w:rPr>
            </w:pPr>
            <w:r w:rsidRPr="00930F5B">
              <w:rPr>
                <w:sz w:val="22"/>
                <w:szCs w:val="22"/>
              </w:rPr>
              <w:t>‘Anna ate the BANANA, among other things.’</w:t>
            </w:r>
          </w:p>
        </w:tc>
      </w:tr>
    </w:tbl>
    <w:p w14:paraId="230D9770" w14:textId="23AB6727" w:rsidR="002568B3" w:rsidRPr="00930F5B" w:rsidRDefault="005A7CCE" w:rsidP="002568B3">
      <w:pPr>
        <w:spacing w:after="0"/>
        <w:jc w:val="left"/>
        <w:rPr>
          <w:sz w:val="22"/>
          <w:szCs w:val="22"/>
        </w:rPr>
      </w:pPr>
      <w:r w:rsidRPr="001E096E">
        <w:rPr>
          <w:noProof/>
          <w:sz w:val="22"/>
          <w:szCs w:val="22"/>
        </w:rPr>
        <w:drawing>
          <wp:anchor distT="0" distB="0" distL="114300" distR="114300" simplePos="0" relativeHeight="251659264" behindDoc="1" locked="0" layoutInCell="1" allowOverlap="1" wp14:anchorId="6A40D48D" wp14:editId="4F5B7495">
            <wp:simplePos x="0" y="0"/>
            <wp:positionH relativeFrom="column">
              <wp:posOffset>3828855</wp:posOffset>
            </wp:positionH>
            <wp:positionV relativeFrom="paragraph">
              <wp:posOffset>126365</wp:posOffset>
            </wp:positionV>
            <wp:extent cx="752084" cy="752084"/>
            <wp:effectExtent l="0" t="0" r="0" b="0"/>
            <wp:wrapTight wrapText="bothSides">
              <wp:wrapPolygon edited="0">
                <wp:start x="0" y="0"/>
                <wp:lineTo x="0" y="21162"/>
                <wp:lineTo x="21162" y="21162"/>
                <wp:lineTo x="21162" y="0"/>
                <wp:lineTo x="0" y="0"/>
              </wp:wrapPolygon>
            </wp:wrapTight>
            <wp:docPr id="924247935" name="Picture 3" descr="A banana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47935" name="Picture 3" descr="A banana on a white surfac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2084" cy="752084"/>
                    </a:xfrm>
                    <a:prstGeom prst="rect">
                      <a:avLst/>
                    </a:prstGeom>
                  </pic:spPr>
                </pic:pic>
              </a:graphicData>
            </a:graphic>
            <wp14:sizeRelH relativeFrom="margin">
              <wp14:pctWidth>0</wp14:pctWidth>
            </wp14:sizeRelH>
            <wp14:sizeRelV relativeFrom="margin">
              <wp14:pctHeight>0</wp14:pctHeight>
            </wp14:sizeRelV>
          </wp:anchor>
        </w:drawing>
      </w:r>
      <w:r w:rsidR="0046789A" w:rsidRPr="001E096E">
        <w:rPr>
          <w:noProof/>
          <w:sz w:val="22"/>
          <w:szCs w:val="22"/>
        </w:rPr>
        <w:drawing>
          <wp:anchor distT="0" distB="0" distL="114300" distR="114300" simplePos="0" relativeHeight="251660288" behindDoc="0" locked="0" layoutInCell="1" allowOverlap="1" wp14:anchorId="7B74E80B" wp14:editId="2EF7DB43">
            <wp:simplePos x="0" y="0"/>
            <wp:positionH relativeFrom="column">
              <wp:posOffset>5099050</wp:posOffset>
            </wp:positionH>
            <wp:positionV relativeFrom="paragraph">
              <wp:posOffset>126365</wp:posOffset>
            </wp:positionV>
            <wp:extent cx="751840" cy="751840"/>
            <wp:effectExtent l="0" t="0" r="0" b="0"/>
            <wp:wrapSquare wrapText="bothSides"/>
            <wp:docPr id="794823346" name="Picture 4" descr="A banana and grapes next to a red ap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23346" name="Picture 4" descr="A banana and grapes next to a red appl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51840" cy="751840"/>
                    </a:xfrm>
                    <a:prstGeom prst="rect">
                      <a:avLst/>
                    </a:prstGeom>
                  </pic:spPr>
                </pic:pic>
              </a:graphicData>
            </a:graphic>
            <wp14:sizeRelH relativeFrom="margin">
              <wp14:pctWidth>0</wp14:pctWidth>
            </wp14:sizeRelH>
            <wp14:sizeRelV relativeFrom="margin">
              <wp14:pctHeight>0</wp14:pctHeight>
            </wp14:sizeRelV>
          </wp:anchor>
        </w:drawing>
      </w:r>
    </w:p>
    <w:p w14:paraId="45EFB409" w14:textId="78153A02" w:rsidR="002568B3" w:rsidRPr="00930F5B" w:rsidRDefault="002568B3" w:rsidP="002568B3">
      <w:pPr>
        <w:spacing w:after="0"/>
        <w:jc w:val="left"/>
        <w:rPr>
          <w:sz w:val="22"/>
          <w:szCs w:val="22"/>
        </w:rPr>
      </w:pPr>
      <w:commentRangeStart w:id="377"/>
      <w:commentRangeStart w:id="378"/>
      <w:commentRangeStart w:id="379"/>
      <w:commentRangeStart w:id="380"/>
      <w:commentRangeStart w:id="381"/>
      <w:r w:rsidRPr="001E096E">
        <w:rPr>
          <w:noProof/>
          <w:sz w:val="22"/>
          <w:szCs w:val="22"/>
        </w:rPr>
        <w:drawing>
          <wp:inline distT="0" distB="0" distL="0" distR="0" wp14:anchorId="354EBC97" wp14:editId="1774B51E">
            <wp:extent cx="3179298" cy="700006"/>
            <wp:effectExtent l="0" t="0" r="0" b="0"/>
            <wp:docPr id="1365127357" name="Picture 2" descr="A diagram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2169" name="Picture 2" descr="A diagram of a computer chip&#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81928" cy="722603"/>
                    </a:xfrm>
                    <a:prstGeom prst="rect">
                      <a:avLst/>
                    </a:prstGeom>
                  </pic:spPr>
                </pic:pic>
              </a:graphicData>
            </a:graphic>
          </wp:inline>
        </w:drawing>
      </w:r>
      <w:commentRangeEnd w:id="377"/>
      <w:r w:rsidR="00373180" w:rsidRPr="00930F5B">
        <w:rPr>
          <w:rStyle w:val="CommentReference"/>
          <w:sz w:val="22"/>
          <w:szCs w:val="22"/>
        </w:rPr>
        <w:commentReference w:id="377"/>
      </w:r>
      <w:commentRangeEnd w:id="378"/>
      <w:r w:rsidR="00D01C9F" w:rsidRPr="00930F5B">
        <w:rPr>
          <w:rStyle w:val="CommentReference"/>
          <w:sz w:val="22"/>
          <w:szCs w:val="22"/>
        </w:rPr>
        <w:commentReference w:id="378"/>
      </w:r>
      <w:commentRangeEnd w:id="379"/>
      <w:r w:rsidR="00B45F7D" w:rsidRPr="00930F5B">
        <w:rPr>
          <w:rStyle w:val="CommentReference"/>
          <w:sz w:val="22"/>
          <w:szCs w:val="22"/>
        </w:rPr>
        <w:commentReference w:id="379"/>
      </w:r>
      <w:commentRangeEnd w:id="380"/>
      <w:r w:rsidR="00485135" w:rsidRPr="00930F5B">
        <w:rPr>
          <w:rStyle w:val="CommentReference"/>
          <w:sz w:val="22"/>
          <w:szCs w:val="22"/>
        </w:rPr>
        <w:commentReference w:id="380"/>
      </w:r>
      <w:commentRangeEnd w:id="381"/>
      <w:r w:rsidR="00024D7F" w:rsidRPr="00930F5B">
        <w:rPr>
          <w:rStyle w:val="CommentReference"/>
          <w:sz w:val="22"/>
          <w:szCs w:val="22"/>
        </w:rPr>
        <w:commentReference w:id="381"/>
      </w:r>
    </w:p>
    <w:p w14:paraId="6A78D971" w14:textId="30FE49C4" w:rsidR="002568B3" w:rsidRPr="001E096E" w:rsidRDefault="0046789A" w:rsidP="002568B3">
      <w:pPr>
        <w:pStyle w:val="Caption"/>
        <w:spacing w:after="0"/>
        <w:rPr>
          <w:noProof w:val="0"/>
          <w:sz w:val="22"/>
          <w:szCs w:val="22"/>
        </w:rPr>
      </w:pPr>
      <w:r w:rsidRPr="001E096E">
        <w:rPr>
          <w:sz w:val="22"/>
          <w:szCs w:val="22"/>
        </w:rPr>
        <mc:AlternateContent>
          <mc:Choice Requires="wps">
            <w:drawing>
              <wp:anchor distT="0" distB="0" distL="114300" distR="114300" simplePos="0" relativeHeight="251661312" behindDoc="0" locked="0" layoutInCell="1" allowOverlap="1" wp14:anchorId="72A6E610" wp14:editId="3E98DCAB">
                <wp:simplePos x="0" y="0"/>
                <wp:positionH relativeFrom="column">
                  <wp:posOffset>3358906</wp:posOffset>
                </wp:positionH>
                <wp:positionV relativeFrom="paragraph">
                  <wp:posOffset>4690</wp:posOffset>
                </wp:positionV>
                <wp:extent cx="2941320" cy="400685"/>
                <wp:effectExtent l="0" t="0" r="5080" b="5715"/>
                <wp:wrapSquare wrapText="bothSides"/>
                <wp:docPr id="1797751404" name="Text Box 1"/>
                <wp:cNvGraphicFramePr/>
                <a:graphic xmlns:a="http://schemas.openxmlformats.org/drawingml/2006/main">
                  <a:graphicData uri="http://schemas.microsoft.com/office/word/2010/wordprocessingShape">
                    <wps:wsp>
                      <wps:cNvSpPr txBox="1"/>
                      <wps:spPr>
                        <a:xfrm>
                          <a:off x="0" y="0"/>
                          <a:ext cx="2941320" cy="400685"/>
                        </a:xfrm>
                        <a:prstGeom prst="rect">
                          <a:avLst/>
                        </a:prstGeom>
                        <a:noFill/>
                        <a:ln>
                          <a:noFill/>
                        </a:ln>
                      </wps:spPr>
                      <wps:txbx>
                        <w:txbxContent>
                          <w:p w14:paraId="6EFAD4D3" w14:textId="6F91D8FA" w:rsidR="002568B3" w:rsidRPr="001E096E" w:rsidRDefault="002568B3" w:rsidP="002568B3">
                            <w:pPr>
                              <w:pStyle w:val="Caption"/>
                              <w:ind w:firstLine="708"/>
                              <w:rPr>
                                <w:noProof w:val="0"/>
                              </w:rPr>
                            </w:pPr>
                            <w:r w:rsidRPr="001E096E">
                              <w:rPr>
                                <w:noProof w:val="0"/>
                              </w:rPr>
                              <w:t xml:space="preserve">       </w:t>
                            </w:r>
                            <w:r w:rsidR="0046789A" w:rsidRPr="001E096E">
                              <w:rPr>
                                <w:noProof w:val="0"/>
                              </w:rPr>
                              <w:t xml:space="preserve">      </w:t>
                            </w:r>
                            <w:r w:rsidRPr="001E096E">
                              <w:rPr>
                                <w:noProof w:val="0"/>
                              </w:rPr>
                              <w:t>A</w:t>
                            </w:r>
                            <w:r w:rsidRPr="001E096E">
                              <w:rPr>
                                <w:noProof w:val="0"/>
                              </w:rPr>
                              <w:tab/>
                            </w:r>
                            <w:r w:rsidRPr="001E096E">
                              <w:rPr>
                                <w:noProof w:val="0"/>
                              </w:rPr>
                              <w:tab/>
                            </w:r>
                            <w:r w:rsidR="0046789A" w:rsidRPr="001E096E">
                              <w:rPr>
                                <w:noProof w:val="0"/>
                              </w:rPr>
                              <w:t xml:space="preserve">     </w:t>
                            </w:r>
                            <w:r w:rsidRPr="001E096E">
                              <w:rPr>
                                <w:noProof w:val="0"/>
                              </w:rPr>
                              <w:t xml:space="preserve">   B</w:t>
                            </w:r>
                          </w:p>
                          <w:p w14:paraId="27C3857C" w14:textId="5171337C" w:rsidR="002568B3" w:rsidRPr="001E096E" w:rsidRDefault="002568B3" w:rsidP="002568B3">
                            <w:pPr>
                              <w:pStyle w:val="Caption"/>
                              <w:rPr>
                                <w:noProof w:val="0"/>
                              </w:rPr>
                            </w:pPr>
                            <w:r w:rsidRPr="001E096E">
                              <w:rPr>
                                <w:noProof w:val="0"/>
                              </w:rPr>
                              <w:t>Figure 2. Single-(A) and multi-object (B) target.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A6E610" id="_x0000_t202" coordsize="21600,21600" o:spt="202" path="m,l,21600r21600,l21600,xe">
                <v:stroke joinstyle="miter"/>
                <v:path gradientshapeok="t" o:connecttype="rect"/>
              </v:shapetype>
              <v:shape id="Text Box 1" o:spid="_x0000_s1026" type="#_x0000_t202" style="position:absolute;left:0;text-align:left;margin-left:264.5pt;margin-top:.35pt;width:231.6pt;height:31.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" filled="f" stroked="f">
                <v:textbox inset="0,0,0,0">
                  <w:txbxContent>
                    <w:p w14:paraId="6EFAD4D3" w14:textId="6F91D8FA" w:rsidR="002568B3" w:rsidRPr="001E096E" w:rsidRDefault="002568B3" w:rsidP="002568B3">
                      <w:pPr>
                        <w:pStyle w:val="Caption"/>
                        <w:ind w:firstLine="708"/>
                        <w:rPr>
                          <w:noProof w:val="0"/>
                        </w:rPr>
                      </w:pPr>
                      <w:r w:rsidRPr="001E096E">
                        <w:rPr>
                          <w:noProof w:val="0"/>
                        </w:rPr>
                        <w:t xml:space="preserve">       </w:t>
                      </w:r>
                      <w:r w:rsidR="0046789A" w:rsidRPr="001E096E">
                        <w:rPr>
                          <w:noProof w:val="0"/>
                        </w:rPr>
                        <w:t xml:space="preserve">      </w:t>
                      </w:r>
                      <w:r w:rsidRPr="001E096E">
                        <w:rPr>
                          <w:noProof w:val="0"/>
                        </w:rPr>
                        <w:t>A</w:t>
                      </w:r>
                      <w:r w:rsidRPr="001E096E">
                        <w:rPr>
                          <w:noProof w:val="0"/>
                        </w:rPr>
                        <w:tab/>
                      </w:r>
                      <w:r w:rsidRPr="001E096E">
                        <w:rPr>
                          <w:noProof w:val="0"/>
                        </w:rPr>
                        <w:tab/>
                      </w:r>
                      <w:r w:rsidR="0046789A" w:rsidRPr="001E096E">
                        <w:rPr>
                          <w:noProof w:val="0"/>
                        </w:rPr>
                        <w:t xml:space="preserve">     </w:t>
                      </w:r>
                      <w:r w:rsidRPr="001E096E">
                        <w:rPr>
                          <w:noProof w:val="0"/>
                        </w:rPr>
                        <w:t xml:space="preserve">   B</w:t>
                      </w:r>
                    </w:p>
                    <w:p w14:paraId="27C3857C" w14:textId="5171337C" w:rsidR="002568B3" w:rsidRPr="001E096E" w:rsidRDefault="002568B3" w:rsidP="002568B3">
                      <w:pPr>
                        <w:pStyle w:val="Caption"/>
                        <w:rPr>
                          <w:noProof w:val="0"/>
                        </w:rPr>
                      </w:pPr>
                      <w:r w:rsidRPr="001E096E">
                        <w:rPr>
                          <w:noProof w:val="0"/>
                        </w:rPr>
                        <w:t>Figure 2. Single-(A) and multi-object (B) target.</w:t>
                      </w:r>
                    </w:p>
                  </w:txbxContent>
                </v:textbox>
                <w10:wrap type="square"/>
              </v:shape>
            </w:pict>
          </mc:Fallback>
        </mc:AlternateContent>
      </w:r>
      <w:r w:rsidR="002568B3" w:rsidRPr="001E096E">
        <w:rPr>
          <w:noProof w:val="0"/>
          <w:sz w:val="22"/>
          <w:szCs w:val="22"/>
        </w:rPr>
        <w:t xml:space="preserve">Figure 1. The design and procedure of the </w:t>
      </w:r>
    </w:p>
    <w:p w14:paraId="17DA85E1" w14:textId="448D3DE5" w:rsidR="002568B3" w:rsidRPr="001E096E" w:rsidRDefault="002568B3" w:rsidP="002568B3">
      <w:pPr>
        <w:pStyle w:val="Caption"/>
        <w:spacing w:after="0"/>
        <w:rPr>
          <w:noProof w:val="0"/>
          <w:sz w:val="22"/>
          <w:szCs w:val="22"/>
        </w:rPr>
      </w:pPr>
      <w:r w:rsidRPr="001E096E">
        <w:rPr>
          <w:noProof w:val="0"/>
          <w:sz w:val="22"/>
          <w:szCs w:val="22"/>
        </w:rPr>
        <w:t>Sentence–Picture Verification task.</w:t>
      </w:r>
    </w:p>
    <w:p w14:paraId="5CA334C6" w14:textId="77777777" w:rsidR="00C95A36" w:rsidRPr="00930F5B" w:rsidRDefault="00C95A36" w:rsidP="002568B3">
      <w:pPr>
        <w:spacing w:after="0"/>
        <w:ind w:firstLine="708"/>
        <w:jc w:val="left"/>
        <w:rPr>
          <w:sz w:val="22"/>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C95A36" w:rsidRPr="00930F5B" w14:paraId="6DEB2F00" w14:textId="77777777" w:rsidTr="00547A8F">
        <w:trPr>
          <w:jc w:val="center"/>
        </w:trPr>
        <w:tc>
          <w:tcPr>
            <w:tcW w:w="4530" w:type="dxa"/>
          </w:tcPr>
          <w:tbl>
            <w:tblPr>
              <w:tblW w:w="0" w:type="auto"/>
              <w:tblBorders>
                <w:top w:val="single" w:sz="8" w:space="0" w:color="auto"/>
                <w:bottom w:val="single" w:sz="8" w:space="0" w:color="auto"/>
                <w:insideH w:val="single" w:sz="4" w:space="0" w:color="auto"/>
              </w:tblBorders>
              <w:tblCellMar>
                <w:left w:w="57" w:type="dxa"/>
                <w:right w:w="57" w:type="dxa"/>
              </w:tblCellMar>
              <w:tblLook w:val="04A0" w:firstRow="1" w:lastRow="0" w:firstColumn="1" w:lastColumn="0" w:noHBand="0" w:noVBand="1"/>
            </w:tblPr>
            <w:tblGrid>
              <w:gridCol w:w="1311"/>
              <w:gridCol w:w="1417"/>
              <w:gridCol w:w="1418"/>
            </w:tblGrid>
            <w:tr w:rsidR="00C95A36" w:rsidRPr="00930F5B" w14:paraId="64DC4427" w14:textId="77777777" w:rsidTr="00547A8F">
              <w:trPr>
                <w:trHeight w:val="20"/>
              </w:trPr>
              <w:tc>
                <w:tcPr>
                  <w:tcW w:w="1311" w:type="dxa"/>
                  <w:hideMark/>
                </w:tcPr>
                <w:p w14:paraId="7C2C7587" w14:textId="77777777" w:rsidR="00C95A36" w:rsidRPr="00930F5B" w:rsidRDefault="00C95A36" w:rsidP="00547A8F">
                  <w:pPr>
                    <w:pStyle w:val="Example"/>
                    <w:rPr>
                      <w:b/>
                      <w:bCs/>
                      <w:sz w:val="22"/>
                      <w:szCs w:val="22"/>
                      <w:lang w:bidi="ar-SA"/>
                    </w:rPr>
                  </w:pPr>
                  <w:r w:rsidRPr="00930F5B">
                    <w:rPr>
                      <w:b/>
                      <w:bCs/>
                      <w:sz w:val="22"/>
                      <w:szCs w:val="22"/>
                      <w:lang w:bidi="ar-SA"/>
                    </w:rPr>
                    <w:t>Condition</w:t>
                  </w:r>
                </w:p>
              </w:tc>
              <w:tc>
                <w:tcPr>
                  <w:tcW w:w="1417" w:type="dxa"/>
                  <w:hideMark/>
                </w:tcPr>
                <w:p w14:paraId="50A5C7EF" w14:textId="77777777" w:rsidR="00C95A36" w:rsidRPr="00930F5B" w:rsidRDefault="00C95A36" w:rsidP="00547A8F">
                  <w:pPr>
                    <w:pStyle w:val="Example"/>
                    <w:rPr>
                      <w:b/>
                      <w:bCs/>
                      <w:sz w:val="22"/>
                      <w:szCs w:val="22"/>
                      <w:lang w:bidi="ar-SA"/>
                    </w:rPr>
                  </w:pPr>
                  <w:r w:rsidRPr="00930F5B">
                    <w:rPr>
                      <w:b/>
                      <w:bCs/>
                      <w:sz w:val="22"/>
                      <w:szCs w:val="22"/>
                      <w:lang w:bidi="ar-SA"/>
                    </w:rPr>
                    <w:t>A % (N)</w:t>
                  </w:r>
                </w:p>
              </w:tc>
              <w:tc>
                <w:tcPr>
                  <w:tcW w:w="1418" w:type="dxa"/>
                  <w:hideMark/>
                </w:tcPr>
                <w:p w14:paraId="02F3FA76" w14:textId="77777777" w:rsidR="00C95A36" w:rsidRPr="00930F5B" w:rsidRDefault="00C95A36" w:rsidP="00547A8F">
                  <w:pPr>
                    <w:pStyle w:val="Example"/>
                    <w:rPr>
                      <w:b/>
                      <w:bCs/>
                      <w:sz w:val="22"/>
                      <w:szCs w:val="22"/>
                      <w:lang w:bidi="ar-SA"/>
                    </w:rPr>
                  </w:pPr>
                  <w:r w:rsidRPr="00930F5B">
                    <w:rPr>
                      <w:b/>
                      <w:bCs/>
                      <w:sz w:val="22"/>
                      <w:szCs w:val="22"/>
                      <w:lang w:bidi="ar-SA"/>
                    </w:rPr>
                    <w:t>B % (N)</w:t>
                  </w:r>
                </w:p>
              </w:tc>
            </w:tr>
            <w:tr w:rsidR="00C95A36" w:rsidRPr="00930F5B" w14:paraId="3D2FD1B4" w14:textId="77777777" w:rsidTr="00547A8F">
              <w:trPr>
                <w:trHeight w:val="20"/>
              </w:trPr>
              <w:tc>
                <w:tcPr>
                  <w:tcW w:w="1311" w:type="dxa"/>
                  <w:hideMark/>
                </w:tcPr>
                <w:p w14:paraId="712F6A5A" w14:textId="77777777" w:rsidR="00C95A36" w:rsidRPr="00930F5B" w:rsidRDefault="00C95A36" w:rsidP="00547A8F">
                  <w:pPr>
                    <w:pStyle w:val="Example"/>
                    <w:rPr>
                      <w:sz w:val="22"/>
                      <w:szCs w:val="22"/>
                      <w:lang w:bidi="ar-SA"/>
                    </w:rPr>
                  </w:pPr>
                  <w:r w:rsidRPr="00930F5B">
                    <w:rPr>
                      <w:sz w:val="22"/>
                      <w:szCs w:val="22"/>
                    </w:rPr>
                    <w:t>Exhaustive</w:t>
                  </w:r>
                </w:p>
              </w:tc>
              <w:tc>
                <w:tcPr>
                  <w:tcW w:w="1417" w:type="dxa"/>
                  <w:hideMark/>
                </w:tcPr>
                <w:p w14:paraId="430FFBE7" w14:textId="46262EBA" w:rsidR="00C95A36" w:rsidRPr="00930F5B" w:rsidRDefault="00600C97" w:rsidP="00547A8F">
                  <w:pPr>
                    <w:pStyle w:val="Example"/>
                    <w:rPr>
                      <w:sz w:val="22"/>
                      <w:szCs w:val="22"/>
                      <w:lang w:bidi="ar-SA"/>
                    </w:rPr>
                  </w:pPr>
                  <w:r w:rsidRPr="00930F5B">
                    <w:rPr>
                      <w:sz w:val="22"/>
                      <w:szCs w:val="22"/>
                      <w:lang w:bidi="ar-SA"/>
                    </w:rPr>
                    <w:t>95.1</w:t>
                  </w:r>
                  <w:r w:rsidR="00C95A36" w:rsidRPr="00930F5B">
                    <w:rPr>
                      <w:sz w:val="22"/>
                      <w:szCs w:val="22"/>
                      <w:lang w:bidi="ar-SA"/>
                    </w:rPr>
                    <w:t>% (</w:t>
                  </w:r>
                  <w:r w:rsidRPr="00930F5B">
                    <w:rPr>
                      <w:sz w:val="22"/>
                      <w:szCs w:val="22"/>
                      <w:lang w:bidi="ar-SA"/>
                    </w:rPr>
                    <w:t>411</w:t>
                  </w:r>
                  <w:r w:rsidR="00C95A36" w:rsidRPr="00930F5B">
                    <w:rPr>
                      <w:sz w:val="22"/>
                      <w:szCs w:val="22"/>
                      <w:lang w:bidi="ar-SA"/>
                    </w:rPr>
                    <w:t xml:space="preserve">) </w:t>
                  </w:r>
                </w:p>
              </w:tc>
              <w:tc>
                <w:tcPr>
                  <w:tcW w:w="1418" w:type="dxa"/>
                  <w:hideMark/>
                </w:tcPr>
                <w:p w14:paraId="573F9479" w14:textId="1B679425" w:rsidR="00C95A36" w:rsidRPr="00930F5B" w:rsidRDefault="00600C97" w:rsidP="00547A8F">
                  <w:pPr>
                    <w:pStyle w:val="Example"/>
                    <w:rPr>
                      <w:sz w:val="22"/>
                      <w:szCs w:val="22"/>
                      <w:lang w:bidi="ar-SA"/>
                    </w:rPr>
                  </w:pPr>
                  <w:r w:rsidRPr="00930F5B">
                    <w:rPr>
                      <w:sz w:val="22"/>
                      <w:szCs w:val="22"/>
                      <w:lang w:bidi="ar-SA"/>
                    </w:rPr>
                    <w:t>4.86</w:t>
                  </w:r>
                  <w:r w:rsidR="00C95A36" w:rsidRPr="00930F5B">
                    <w:rPr>
                      <w:sz w:val="22"/>
                      <w:szCs w:val="22"/>
                      <w:lang w:bidi="ar-SA"/>
                    </w:rPr>
                    <w:t>% (</w:t>
                  </w:r>
                  <w:r w:rsidRPr="00930F5B">
                    <w:rPr>
                      <w:sz w:val="22"/>
                      <w:szCs w:val="22"/>
                      <w:lang w:bidi="ar-SA"/>
                    </w:rPr>
                    <w:t>21</w:t>
                  </w:r>
                  <w:r w:rsidR="00C95A36" w:rsidRPr="00930F5B">
                    <w:rPr>
                      <w:sz w:val="22"/>
                      <w:szCs w:val="22"/>
                      <w:lang w:bidi="ar-SA"/>
                    </w:rPr>
                    <w:t>)</w:t>
                  </w:r>
                </w:p>
              </w:tc>
            </w:tr>
            <w:tr w:rsidR="00C95A36" w:rsidRPr="00930F5B" w14:paraId="7A24096E" w14:textId="77777777" w:rsidTr="00547A8F">
              <w:trPr>
                <w:trHeight w:val="20"/>
              </w:trPr>
              <w:tc>
                <w:tcPr>
                  <w:tcW w:w="1311" w:type="dxa"/>
                  <w:hideMark/>
                </w:tcPr>
                <w:p w14:paraId="6E8CC7DF" w14:textId="6FAB1499" w:rsidR="00C95A36" w:rsidRPr="00930F5B" w:rsidRDefault="00600C97" w:rsidP="00547A8F">
                  <w:pPr>
                    <w:pStyle w:val="Example"/>
                    <w:rPr>
                      <w:sz w:val="22"/>
                      <w:szCs w:val="22"/>
                      <w:lang w:bidi="ar-SA"/>
                    </w:rPr>
                  </w:pPr>
                  <w:r w:rsidRPr="00930F5B">
                    <w:rPr>
                      <w:sz w:val="22"/>
                      <w:szCs w:val="22"/>
                    </w:rPr>
                    <w:t>Unmodified</w:t>
                  </w:r>
                </w:p>
              </w:tc>
              <w:tc>
                <w:tcPr>
                  <w:tcW w:w="1417" w:type="dxa"/>
                  <w:hideMark/>
                </w:tcPr>
                <w:p w14:paraId="29DC9BEA" w14:textId="317FF4BC" w:rsidR="00C95A36" w:rsidRPr="00930F5B" w:rsidRDefault="00C95A36" w:rsidP="00547A8F">
                  <w:pPr>
                    <w:pStyle w:val="Example"/>
                    <w:rPr>
                      <w:sz w:val="22"/>
                      <w:szCs w:val="22"/>
                      <w:lang w:bidi="ar-SA"/>
                    </w:rPr>
                  </w:pPr>
                  <w:r w:rsidRPr="00930F5B">
                    <w:rPr>
                      <w:sz w:val="22"/>
                      <w:szCs w:val="22"/>
                      <w:lang w:bidi="ar-SA"/>
                    </w:rPr>
                    <w:t>9</w:t>
                  </w:r>
                  <w:r w:rsidR="00600C97" w:rsidRPr="00930F5B">
                    <w:rPr>
                      <w:sz w:val="22"/>
                      <w:szCs w:val="22"/>
                      <w:lang w:bidi="ar-SA"/>
                    </w:rPr>
                    <w:t>6.1</w:t>
                  </w:r>
                  <w:r w:rsidRPr="00930F5B">
                    <w:rPr>
                      <w:sz w:val="22"/>
                      <w:szCs w:val="22"/>
                      <w:lang w:bidi="ar-SA"/>
                    </w:rPr>
                    <w:t>% (</w:t>
                  </w:r>
                  <w:r w:rsidR="00600C97" w:rsidRPr="00930F5B">
                    <w:rPr>
                      <w:sz w:val="22"/>
                      <w:szCs w:val="22"/>
                      <w:lang w:bidi="ar-SA"/>
                    </w:rPr>
                    <w:t>415</w:t>
                  </w:r>
                  <w:r w:rsidRPr="00930F5B">
                    <w:rPr>
                      <w:sz w:val="22"/>
                      <w:szCs w:val="22"/>
                      <w:lang w:bidi="ar-SA"/>
                    </w:rPr>
                    <w:t>)</w:t>
                  </w:r>
                </w:p>
              </w:tc>
              <w:tc>
                <w:tcPr>
                  <w:tcW w:w="1418" w:type="dxa"/>
                  <w:hideMark/>
                </w:tcPr>
                <w:p w14:paraId="0F563B0D" w14:textId="6CD19C6A" w:rsidR="00C95A36" w:rsidRPr="00930F5B" w:rsidRDefault="00600C97" w:rsidP="00547A8F">
                  <w:pPr>
                    <w:pStyle w:val="Example"/>
                    <w:rPr>
                      <w:sz w:val="22"/>
                      <w:szCs w:val="22"/>
                      <w:lang w:bidi="ar-SA"/>
                    </w:rPr>
                  </w:pPr>
                  <w:r w:rsidRPr="00930F5B">
                    <w:rPr>
                      <w:sz w:val="22"/>
                      <w:szCs w:val="22"/>
                      <w:lang w:bidi="ar-SA"/>
                    </w:rPr>
                    <w:t>3.94</w:t>
                  </w:r>
                  <w:r w:rsidR="00C95A36" w:rsidRPr="00930F5B">
                    <w:rPr>
                      <w:sz w:val="22"/>
                      <w:szCs w:val="22"/>
                      <w:lang w:bidi="ar-SA"/>
                    </w:rPr>
                    <w:t>% (</w:t>
                  </w:r>
                  <w:r w:rsidRPr="00930F5B">
                    <w:rPr>
                      <w:sz w:val="22"/>
                      <w:szCs w:val="22"/>
                      <w:lang w:bidi="ar-SA"/>
                    </w:rPr>
                    <w:t>17</w:t>
                  </w:r>
                  <w:r w:rsidR="00C95A36" w:rsidRPr="00930F5B">
                    <w:rPr>
                      <w:sz w:val="22"/>
                      <w:szCs w:val="22"/>
                      <w:lang w:bidi="ar-SA"/>
                    </w:rPr>
                    <w:t>)</w:t>
                  </w:r>
                </w:p>
              </w:tc>
            </w:tr>
            <w:tr w:rsidR="00C95A36" w:rsidRPr="00930F5B" w14:paraId="41D3774B" w14:textId="77777777" w:rsidTr="00547A8F">
              <w:trPr>
                <w:trHeight w:val="20"/>
              </w:trPr>
              <w:tc>
                <w:tcPr>
                  <w:tcW w:w="1311" w:type="dxa"/>
                  <w:hideMark/>
                </w:tcPr>
                <w:p w14:paraId="538ACB81" w14:textId="77777777" w:rsidR="00C95A36" w:rsidRPr="00930F5B" w:rsidRDefault="00C95A36" w:rsidP="00547A8F">
                  <w:pPr>
                    <w:pStyle w:val="Example"/>
                    <w:rPr>
                      <w:sz w:val="22"/>
                      <w:szCs w:val="22"/>
                      <w:lang w:bidi="ar-SA"/>
                    </w:rPr>
                  </w:pPr>
                  <w:r w:rsidRPr="00930F5B">
                    <w:rPr>
                      <w:sz w:val="22"/>
                      <w:szCs w:val="22"/>
                      <w:lang w:bidi="ar-SA"/>
                    </w:rPr>
                    <w:t>Contrastive</w:t>
                  </w:r>
                </w:p>
              </w:tc>
              <w:tc>
                <w:tcPr>
                  <w:tcW w:w="1417" w:type="dxa"/>
                </w:tcPr>
                <w:p w14:paraId="0EADE829" w14:textId="525F1462" w:rsidR="00C95A36" w:rsidRPr="00930F5B" w:rsidRDefault="00600C97" w:rsidP="00547A8F">
                  <w:pPr>
                    <w:pStyle w:val="Example"/>
                    <w:rPr>
                      <w:sz w:val="22"/>
                      <w:szCs w:val="22"/>
                      <w:lang w:bidi="ar-SA"/>
                    </w:rPr>
                  </w:pPr>
                  <w:r w:rsidRPr="00930F5B">
                    <w:rPr>
                      <w:sz w:val="22"/>
                      <w:szCs w:val="22"/>
                      <w:lang w:bidi="ar-SA"/>
                    </w:rPr>
                    <w:t>37</w:t>
                  </w:r>
                  <w:r w:rsidR="00C95A36" w:rsidRPr="00930F5B">
                    <w:rPr>
                      <w:sz w:val="22"/>
                      <w:szCs w:val="22"/>
                      <w:lang w:bidi="ar-SA"/>
                    </w:rPr>
                    <w:t>.7% (</w:t>
                  </w:r>
                  <w:r w:rsidRPr="00930F5B">
                    <w:rPr>
                      <w:sz w:val="22"/>
                      <w:szCs w:val="22"/>
                      <w:lang w:bidi="ar-SA"/>
                    </w:rPr>
                    <w:t>163</w:t>
                  </w:r>
                  <w:r w:rsidR="00C95A36" w:rsidRPr="00930F5B">
                    <w:rPr>
                      <w:sz w:val="22"/>
                      <w:szCs w:val="22"/>
                      <w:lang w:bidi="ar-SA"/>
                    </w:rPr>
                    <w:t>)</w:t>
                  </w:r>
                </w:p>
              </w:tc>
              <w:tc>
                <w:tcPr>
                  <w:tcW w:w="1418" w:type="dxa"/>
                  <w:hideMark/>
                </w:tcPr>
                <w:p w14:paraId="40B02DA2" w14:textId="578E3AD0" w:rsidR="00C95A36" w:rsidRPr="00930F5B" w:rsidRDefault="00600C97" w:rsidP="00547A8F">
                  <w:pPr>
                    <w:pStyle w:val="Example"/>
                    <w:rPr>
                      <w:sz w:val="22"/>
                      <w:szCs w:val="22"/>
                      <w:lang w:bidi="ar-SA"/>
                    </w:rPr>
                  </w:pPr>
                  <w:r w:rsidRPr="00930F5B">
                    <w:rPr>
                      <w:sz w:val="22"/>
                      <w:szCs w:val="22"/>
                      <w:lang w:bidi="ar-SA"/>
                    </w:rPr>
                    <w:t>62</w:t>
                  </w:r>
                  <w:r w:rsidR="00C95A36" w:rsidRPr="00930F5B">
                    <w:rPr>
                      <w:sz w:val="22"/>
                      <w:szCs w:val="22"/>
                      <w:lang w:bidi="ar-SA"/>
                    </w:rPr>
                    <w:t>.3% (</w:t>
                  </w:r>
                  <w:r w:rsidRPr="00930F5B">
                    <w:rPr>
                      <w:sz w:val="22"/>
                      <w:szCs w:val="22"/>
                      <w:lang w:bidi="ar-SA"/>
                    </w:rPr>
                    <w:t>269</w:t>
                  </w:r>
                  <w:r w:rsidR="00C95A36" w:rsidRPr="00930F5B">
                    <w:rPr>
                      <w:sz w:val="22"/>
                      <w:szCs w:val="22"/>
                      <w:lang w:bidi="ar-SA"/>
                    </w:rPr>
                    <w:t>)</w:t>
                  </w:r>
                </w:p>
              </w:tc>
            </w:tr>
          </w:tbl>
          <w:p w14:paraId="6894511C" w14:textId="77777777" w:rsidR="00C95A36" w:rsidRPr="00930F5B" w:rsidRDefault="00C95A36" w:rsidP="00547A8F">
            <w:pPr>
              <w:spacing w:after="0"/>
              <w:rPr>
                <w:sz w:val="22"/>
                <w:szCs w:val="22"/>
              </w:rPr>
            </w:pPr>
          </w:p>
        </w:tc>
        <w:tc>
          <w:tcPr>
            <w:tcW w:w="4530" w:type="dxa"/>
          </w:tcPr>
          <w:tbl>
            <w:tblPr>
              <w:tblW w:w="0" w:type="auto"/>
              <w:tblCellSpacing w:w="0" w:type="dxa"/>
              <w:tblCellMar>
                <w:left w:w="57" w:type="dxa"/>
                <w:right w:w="57" w:type="dxa"/>
              </w:tblCellMar>
              <w:tblLook w:val="04A0" w:firstRow="1" w:lastRow="0" w:firstColumn="1" w:lastColumn="0" w:noHBand="0" w:noVBand="1"/>
            </w:tblPr>
            <w:tblGrid>
              <w:gridCol w:w="1749"/>
              <w:gridCol w:w="1049"/>
              <w:gridCol w:w="347"/>
              <w:gridCol w:w="1169"/>
            </w:tblGrid>
            <w:tr w:rsidR="00D01C9F" w:rsidRPr="00930F5B" w14:paraId="23E5D72A" w14:textId="77777777" w:rsidTr="009C2A59">
              <w:trPr>
                <w:trHeight w:val="20"/>
                <w:tblHeader/>
                <w:tblCellSpacing w:w="0" w:type="dxa"/>
              </w:trPr>
              <w:tc>
                <w:tcPr>
                  <w:tcW w:w="0" w:type="auto"/>
                  <w:tcBorders>
                    <w:top w:val="single" w:sz="8" w:space="0" w:color="auto"/>
                    <w:bottom w:val="single" w:sz="4" w:space="0" w:color="auto"/>
                  </w:tcBorders>
                  <w:vAlign w:val="center"/>
                  <w:hideMark/>
                </w:tcPr>
                <w:p w14:paraId="42BDCBD5" w14:textId="77777777" w:rsidR="00D01C9F" w:rsidRPr="001E096E" w:rsidRDefault="00D01C9F" w:rsidP="00D01C9F">
                  <w:pPr>
                    <w:spacing w:after="0"/>
                    <w:rPr>
                      <w:b/>
                      <w:bCs/>
                      <w:sz w:val="22"/>
                      <w:szCs w:val="22"/>
                    </w:rPr>
                  </w:pPr>
                  <w:r w:rsidRPr="001E096E">
                    <w:rPr>
                      <w:b/>
                      <w:bCs/>
                      <w:sz w:val="22"/>
                      <w:szCs w:val="22"/>
                    </w:rPr>
                    <w:t>Effect</w:t>
                  </w:r>
                </w:p>
              </w:tc>
              <w:tc>
                <w:tcPr>
                  <w:tcW w:w="0" w:type="auto"/>
                  <w:tcBorders>
                    <w:top w:val="single" w:sz="8" w:space="0" w:color="auto"/>
                    <w:bottom w:val="single" w:sz="4" w:space="0" w:color="auto"/>
                  </w:tcBorders>
                  <w:vAlign w:val="center"/>
                  <w:hideMark/>
                </w:tcPr>
                <w:p w14:paraId="064180B3" w14:textId="77777777" w:rsidR="00D01C9F" w:rsidRPr="001E096E" w:rsidRDefault="00D01C9F" w:rsidP="00D01C9F">
                  <w:pPr>
                    <w:spacing w:after="0"/>
                    <w:rPr>
                      <w:b/>
                      <w:bCs/>
                      <w:sz w:val="22"/>
                      <w:szCs w:val="22"/>
                    </w:rPr>
                  </w:pPr>
                  <w:r w:rsidRPr="001E096E">
                    <w:rPr>
                      <w:b/>
                      <w:bCs/>
                      <w:sz w:val="22"/>
                      <w:szCs w:val="22"/>
                    </w:rPr>
                    <w:t>Chisq</w:t>
                  </w:r>
                </w:p>
              </w:tc>
              <w:tc>
                <w:tcPr>
                  <w:tcW w:w="0" w:type="auto"/>
                  <w:tcBorders>
                    <w:top w:val="single" w:sz="8" w:space="0" w:color="auto"/>
                    <w:bottom w:val="single" w:sz="4" w:space="0" w:color="auto"/>
                  </w:tcBorders>
                  <w:vAlign w:val="center"/>
                  <w:hideMark/>
                </w:tcPr>
                <w:p w14:paraId="19F31019" w14:textId="77777777" w:rsidR="00D01C9F" w:rsidRPr="001E096E" w:rsidRDefault="00D01C9F" w:rsidP="00D01C9F">
                  <w:pPr>
                    <w:spacing w:after="0"/>
                    <w:rPr>
                      <w:b/>
                      <w:bCs/>
                      <w:sz w:val="22"/>
                      <w:szCs w:val="22"/>
                    </w:rPr>
                  </w:pPr>
                  <w:r w:rsidRPr="001E096E">
                    <w:rPr>
                      <w:b/>
                      <w:bCs/>
                      <w:sz w:val="22"/>
                      <w:szCs w:val="22"/>
                    </w:rPr>
                    <w:t>Df</w:t>
                  </w:r>
                </w:p>
              </w:tc>
              <w:tc>
                <w:tcPr>
                  <w:tcW w:w="0" w:type="auto"/>
                  <w:tcBorders>
                    <w:top w:val="single" w:sz="8" w:space="0" w:color="auto"/>
                    <w:bottom w:val="single" w:sz="4" w:space="0" w:color="auto"/>
                  </w:tcBorders>
                  <w:vAlign w:val="center"/>
                  <w:hideMark/>
                </w:tcPr>
                <w:p w14:paraId="1CBD43FC" w14:textId="77777777" w:rsidR="00D01C9F" w:rsidRPr="001E096E" w:rsidRDefault="00D01C9F" w:rsidP="00D01C9F">
                  <w:pPr>
                    <w:spacing w:after="0"/>
                    <w:rPr>
                      <w:b/>
                      <w:bCs/>
                      <w:sz w:val="22"/>
                      <w:szCs w:val="22"/>
                    </w:rPr>
                  </w:pPr>
                  <w:r w:rsidRPr="001E096E">
                    <w:rPr>
                      <w:b/>
                      <w:bCs/>
                      <w:sz w:val="22"/>
                      <w:szCs w:val="22"/>
                    </w:rPr>
                    <w:t>Pr(&gt;Chisq)</w:t>
                  </w:r>
                </w:p>
              </w:tc>
            </w:tr>
            <w:tr w:rsidR="00D01C9F" w:rsidRPr="00930F5B" w14:paraId="6B37FB25" w14:textId="77777777" w:rsidTr="00206BC7">
              <w:trPr>
                <w:trHeight w:val="20"/>
                <w:tblCellSpacing w:w="0" w:type="dxa"/>
              </w:trPr>
              <w:tc>
                <w:tcPr>
                  <w:tcW w:w="0" w:type="auto"/>
                  <w:vAlign w:val="center"/>
                  <w:hideMark/>
                </w:tcPr>
                <w:p w14:paraId="437C3E13" w14:textId="77777777" w:rsidR="00D01C9F" w:rsidRPr="001E096E" w:rsidRDefault="00D01C9F" w:rsidP="00D01C9F">
                  <w:pPr>
                    <w:spacing w:after="0"/>
                    <w:rPr>
                      <w:sz w:val="22"/>
                      <w:szCs w:val="22"/>
                    </w:rPr>
                  </w:pPr>
                  <w:r w:rsidRPr="001E096E">
                    <w:rPr>
                      <w:sz w:val="22"/>
                      <w:szCs w:val="22"/>
                    </w:rPr>
                    <w:t>(Intercept)</w:t>
                  </w:r>
                </w:p>
              </w:tc>
              <w:tc>
                <w:tcPr>
                  <w:tcW w:w="0" w:type="auto"/>
                  <w:vAlign w:val="center"/>
                  <w:hideMark/>
                </w:tcPr>
                <w:p w14:paraId="10663440" w14:textId="77777777" w:rsidR="00D01C9F" w:rsidRPr="001E096E" w:rsidRDefault="00D01C9F" w:rsidP="00D01C9F">
                  <w:pPr>
                    <w:spacing w:after="0"/>
                    <w:rPr>
                      <w:sz w:val="22"/>
                      <w:szCs w:val="22"/>
                    </w:rPr>
                  </w:pPr>
                  <w:r w:rsidRPr="001E096E">
                    <w:rPr>
                      <w:sz w:val="22"/>
                      <w:szCs w:val="22"/>
                    </w:rPr>
                    <w:t>10997.369</w:t>
                  </w:r>
                </w:p>
              </w:tc>
              <w:tc>
                <w:tcPr>
                  <w:tcW w:w="0" w:type="auto"/>
                  <w:vAlign w:val="center"/>
                  <w:hideMark/>
                </w:tcPr>
                <w:p w14:paraId="3BEF2A75" w14:textId="77777777" w:rsidR="00D01C9F" w:rsidRPr="001E096E" w:rsidRDefault="00D01C9F" w:rsidP="00D01C9F">
                  <w:pPr>
                    <w:spacing w:after="0"/>
                    <w:rPr>
                      <w:sz w:val="22"/>
                      <w:szCs w:val="22"/>
                    </w:rPr>
                  </w:pPr>
                  <w:r w:rsidRPr="001E096E">
                    <w:rPr>
                      <w:sz w:val="22"/>
                      <w:szCs w:val="22"/>
                    </w:rPr>
                    <w:t>1</w:t>
                  </w:r>
                </w:p>
              </w:tc>
              <w:tc>
                <w:tcPr>
                  <w:tcW w:w="0" w:type="auto"/>
                  <w:vAlign w:val="center"/>
                  <w:hideMark/>
                </w:tcPr>
                <w:p w14:paraId="613C8E9D" w14:textId="77777777" w:rsidR="00D01C9F" w:rsidRPr="001E096E" w:rsidRDefault="00D01C9F" w:rsidP="00D01C9F">
                  <w:pPr>
                    <w:spacing w:after="0"/>
                    <w:rPr>
                      <w:sz w:val="22"/>
                      <w:szCs w:val="22"/>
                    </w:rPr>
                  </w:pPr>
                  <w:r w:rsidRPr="001E096E">
                    <w:rPr>
                      <w:sz w:val="22"/>
                      <w:szCs w:val="22"/>
                    </w:rPr>
                    <w:t>&lt; 2.2e-16</w:t>
                  </w:r>
                </w:p>
              </w:tc>
            </w:tr>
            <w:tr w:rsidR="00D01C9F" w:rsidRPr="00930F5B" w14:paraId="07CEF7FF" w14:textId="77777777" w:rsidTr="00206BC7">
              <w:trPr>
                <w:trHeight w:val="20"/>
                <w:tblCellSpacing w:w="0" w:type="dxa"/>
              </w:trPr>
              <w:tc>
                <w:tcPr>
                  <w:tcW w:w="0" w:type="auto"/>
                  <w:vAlign w:val="center"/>
                  <w:hideMark/>
                </w:tcPr>
                <w:p w14:paraId="5DAA99AC" w14:textId="77777777" w:rsidR="00D01C9F" w:rsidRPr="001E096E" w:rsidRDefault="00D01C9F" w:rsidP="00D01C9F">
                  <w:pPr>
                    <w:spacing w:after="0"/>
                    <w:rPr>
                      <w:sz w:val="22"/>
                      <w:szCs w:val="22"/>
                    </w:rPr>
                  </w:pPr>
                  <w:r w:rsidRPr="001E096E">
                    <w:rPr>
                      <w:sz w:val="22"/>
                      <w:szCs w:val="22"/>
                    </w:rPr>
                    <w:t>condition</w:t>
                  </w:r>
                </w:p>
              </w:tc>
              <w:tc>
                <w:tcPr>
                  <w:tcW w:w="0" w:type="auto"/>
                  <w:vAlign w:val="center"/>
                  <w:hideMark/>
                </w:tcPr>
                <w:p w14:paraId="74D65697" w14:textId="77777777" w:rsidR="00D01C9F" w:rsidRPr="001E096E" w:rsidRDefault="00D01C9F" w:rsidP="00D01C9F">
                  <w:pPr>
                    <w:spacing w:after="0"/>
                    <w:rPr>
                      <w:sz w:val="22"/>
                      <w:szCs w:val="22"/>
                    </w:rPr>
                  </w:pPr>
                  <w:r w:rsidRPr="001E096E">
                    <w:rPr>
                      <w:sz w:val="22"/>
                      <w:szCs w:val="22"/>
                    </w:rPr>
                    <w:t>12.531</w:t>
                  </w:r>
                </w:p>
              </w:tc>
              <w:tc>
                <w:tcPr>
                  <w:tcW w:w="0" w:type="auto"/>
                  <w:vAlign w:val="center"/>
                  <w:hideMark/>
                </w:tcPr>
                <w:p w14:paraId="5DC4C967" w14:textId="77777777" w:rsidR="00D01C9F" w:rsidRPr="001E096E" w:rsidRDefault="00D01C9F" w:rsidP="00D01C9F">
                  <w:pPr>
                    <w:spacing w:after="0"/>
                    <w:rPr>
                      <w:sz w:val="22"/>
                      <w:szCs w:val="22"/>
                    </w:rPr>
                  </w:pPr>
                  <w:r w:rsidRPr="001E096E">
                    <w:rPr>
                      <w:sz w:val="22"/>
                      <w:szCs w:val="22"/>
                    </w:rPr>
                    <w:t>2</w:t>
                  </w:r>
                </w:p>
              </w:tc>
              <w:tc>
                <w:tcPr>
                  <w:tcW w:w="0" w:type="auto"/>
                  <w:vAlign w:val="center"/>
                  <w:hideMark/>
                </w:tcPr>
                <w:p w14:paraId="616F59A5" w14:textId="77777777" w:rsidR="00D01C9F" w:rsidRPr="001E096E" w:rsidRDefault="00D01C9F" w:rsidP="00D01C9F">
                  <w:pPr>
                    <w:spacing w:after="0"/>
                    <w:rPr>
                      <w:sz w:val="22"/>
                      <w:szCs w:val="22"/>
                    </w:rPr>
                  </w:pPr>
                  <w:r w:rsidRPr="001E096E">
                    <w:rPr>
                      <w:sz w:val="22"/>
                      <w:szCs w:val="22"/>
                    </w:rPr>
                    <w:t>0.0019008</w:t>
                  </w:r>
                </w:p>
              </w:tc>
            </w:tr>
            <w:tr w:rsidR="00D01C9F" w:rsidRPr="00930F5B" w14:paraId="73E36451" w14:textId="77777777" w:rsidTr="00206BC7">
              <w:trPr>
                <w:trHeight w:val="20"/>
                <w:tblCellSpacing w:w="0" w:type="dxa"/>
              </w:trPr>
              <w:tc>
                <w:tcPr>
                  <w:tcW w:w="0" w:type="auto"/>
                  <w:vAlign w:val="center"/>
                  <w:hideMark/>
                </w:tcPr>
                <w:p w14:paraId="2A0C9814" w14:textId="77777777" w:rsidR="00D01C9F" w:rsidRPr="001E096E" w:rsidRDefault="00D01C9F" w:rsidP="00D01C9F">
                  <w:pPr>
                    <w:spacing w:after="0"/>
                    <w:rPr>
                      <w:sz w:val="22"/>
                      <w:szCs w:val="22"/>
                    </w:rPr>
                  </w:pPr>
                  <w:r w:rsidRPr="001E096E">
                    <w:rPr>
                      <w:sz w:val="22"/>
                      <w:szCs w:val="22"/>
                    </w:rPr>
                    <w:t>choice</w:t>
                  </w:r>
                </w:p>
              </w:tc>
              <w:tc>
                <w:tcPr>
                  <w:tcW w:w="0" w:type="auto"/>
                  <w:vAlign w:val="center"/>
                  <w:hideMark/>
                </w:tcPr>
                <w:p w14:paraId="4032F1B6" w14:textId="77777777" w:rsidR="00D01C9F" w:rsidRPr="001E096E" w:rsidRDefault="00D01C9F" w:rsidP="00D01C9F">
                  <w:pPr>
                    <w:spacing w:after="0"/>
                    <w:rPr>
                      <w:sz w:val="22"/>
                      <w:szCs w:val="22"/>
                    </w:rPr>
                  </w:pPr>
                  <w:r w:rsidRPr="001E096E">
                    <w:rPr>
                      <w:sz w:val="22"/>
                      <w:szCs w:val="22"/>
                    </w:rPr>
                    <w:t>11.845</w:t>
                  </w:r>
                </w:p>
              </w:tc>
              <w:tc>
                <w:tcPr>
                  <w:tcW w:w="0" w:type="auto"/>
                  <w:vAlign w:val="center"/>
                  <w:hideMark/>
                </w:tcPr>
                <w:p w14:paraId="7D6FA0AA" w14:textId="77777777" w:rsidR="00D01C9F" w:rsidRPr="001E096E" w:rsidRDefault="00D01C9F" w:rsidP="00D01C9F">
                  <w:pPr>
                    <w:spacing w:after="0"/>
                    <w:rPr>
                      <w:sz w:val="22"/>
                      <w:szCs w:val="22"/>
                    </w:rPr>
                  </w:pPr>
                  <w:r w:rsidRPr="001E096E">
                    <w:rPr>
                      <w:sz w:val="22"/>
                      <w:szCs w:val="22"/>
                    </w:rPr>
                    <w:t>1</w:t>
                  </w:r>
                </w:p>
              </w:tc>
              <w:tc>
                <w:tcPr>
                  <w:tcW w:w="0" w:type="auto"/>
                  <w:vAlign w:val="center"/>
                  <w:hideMark/>
                </w:tcPr>
                <w:p w14:paraId="3E7399E3" w14:textId="77777777" w:rsidR="00D01C9F" w:rsidRPr="001E096E" w:rsidRDefault="00D01C9F" w:rsidP="00D01C9F">
                  <w:pPr>
                    <w:spacing w:after="0"/>
                    <w:rPr>
                      <w:sz w:val="22"/>
                      <w:szCs w:val="22"/>
                    </w:rPr>
                  </w:pPr>
                  <w:r w:rsidRPr="001E096E">
                    <w:rPr>
                      <w:sz w:val="22"/>
                      <w:szCs w:val="22"/>
                    </w:rPr>
                    <w:t>0.0005781</w:t>
                  </w:r>
                </w:p>
              </w:tc>
            </w:tr>
            <w:tr w:rsidR="00D01C9F" w:rsidRPr="00930F5B" w14:paraId="4199C139" w14:textId="77777777" w:rsidTr="00206BC7">
              <w:trPr>
                <w:trHeight w:val="20"/>
                <w:tblCellSpacing w:w="0" w:type="dxa"/>
              </w:trPr>
              <w:tc>
                <w:tcPr>
                  <w:tcW w:w="0" w:type="auto"/>
                  <w:tcBorders>
                    <w:bottom w:val="single" w:sz="4" w:space="0" w:color="auto"/>
                  </w:tcBorders>
                  <w:vAlign w:val="center"/>
                  <w:hideMark/>
                </w:tcPr>
                <w:p w14:paraId="758C62DF" w14:textId="77777777" w:rsidR="00D01C9F" w:rsidRPr="001E096E" w:rsidRDefault="00D01C9F" w:rsidP="00D01C9F">
                  <w:pPr>
                    <w:spacing w:after="0"/>
                    <w:rPr>
                      <w:sz w:val="22"/>
                      <w:szCs w:val="22"/>
                    </w:rPr>
                  </w:pPr>
                  <w:r w:rsidRPr="001E096E">
                    <w:rPr>
                      <w:sz w:val="22"/>
                      <w:szCs w:val="22"/>
                    </w:rPr>
                    <w:t>condition × choice</w:t>
                  </w:r>
                </w:p>
              </w:tc>
              <w:tc>
                <w:tcPr>
                  <w:tcW w:w="0" w:type="auto"/>
                  <w:tcBorders>
                    <w:bottom w:val="single" w:sz="4" w:space="0" w:color="auto"/>
                  </w:tcBorders>
                  <w:vAlign w:val="center"/>
                  <w:hideMark/>
                </w:tcPr>
                <w:p w14:paraId="25B9F123" w14:textId="77777777" w:rsidR="00D01C9F" w:rsidRPr="001E096E" w:rsidRDefault="00D01C9F" w:rsidP="00D01C9F">
                  <w:pPr>
                    <w:spacing w:after="0"/>
                    <w:rPr>
                      <w:sz w:val="22"/>
                      <w:szCs w:val="22"/>
                    </w:rPr>
                  </w:pPr>
                  <w:r w:rsidRPr="001E096E">
                    <w:rPr>
                      <w:sz w:val="22"/>
                      <w:szCs w:val="22"/>
                    </w:rPr>
                    <w:t>12.292</w:t>
                  </w:r>
                </w:p>
              </w:tc>
              <w:tc>
                <w:tcPr>
                  <w:tcW w:w="0" w:type="auto"/>
                  <w:tcBorders>
                    <w:bottom w:val="single" w:sz="4" w:space="0" w:color="auto"/>
                  </w:tcBorders>
                  <w:vAlign w:val="center"/>
                  <w:hideMark/>
                </w:tcPr>
                <w:p w14:paraId="69648362" w14:textId="77777777" w:rsidR="00D01C9F" w:rsidRPr="001E096E" w:rsidRDefault="00D01C9F" w:rsidP="00D01C9F">
                  <w:pPr>
                    <w:spacing w:after="0"/>
                    <w:rPr>
                      <w:sz w:val="22"/>
                      <w:szCs w:val="22"/>
                    </w:rPr>
                  </w:pPr>
                  <w:r w:rsidRPr="001E096E">
                    <w:rPr>
                      <w:sz w:val="22"/>
                      <w:szCs w:val="22"/>
                    </w:rPr>
                    <w:t>2</w:t>
                  </w:r>
                </w:p>
              </w:tc>
              <w:tc>
                <w:tcPr>
                  <w:tcW w:w="0" w:type="auto"/>
                  <w:tcBorders>
                    <w:bottom w:val="single" w:sz="4" w:space="0" w:color="auto"/>
                  </w:tcBorders>
                  <w:vAlign w:val="center"/>
                  <w:hideMark/>
                </w:tcPr>
                <w:p w14:paraId="5011453B" w14:textId="77777777" w:rsidR="00D01C9F" w:rsidRPr="001E096E" w:rsidRDefault="00D01C9F" w:rsidP="00D01C9F">
                  <w:pPr>
                    <w:spacing w:after="0"/>
                    <w:rPr>
                      <w:sz w:val="22"/>
                      <w:szCs w:val="22"/>
                    </w:rPr>
                  </w:pPr>
                  <w:r w:rsidRPr="001E096E">
                    <w:rPr>
                      <w:sz w:val="22"/>
                      <w:szCs w:val="22"/>
                    </w:rPr>
                    <w:t>0.0021419</w:t>
                  </w:r>
                </w:p>
              </w:tc>
            </w:tr>
          </w:tbl>
          <w:p w14:paraId="53F4B5B1" w14:textId="77777777" w:rsidR="00C95A36" w:rsidRPr="00930F5B" w:rsidRDefault="00C95A36" w:rsidP="00547A8F">
            <w:pPr>
              <w:spacing w:after="0"/>
              <w:rPr>
                <w:sz w:val="22"/>
                <w:szCs w:val="22"/>
              </w:rPr>
            </w:pPr>
          </w:p>
        </w:tc>
      </w:tr>
    </w:tbl>
    <w:p w14:paraId="7276FBD2" w14:textId="3A57F152" w:rsidR="00C95A36" w:rsidRPr="001E096E" w:rsidRDefault="00C95A36" w:rsidP="008040C2">
      <w:pPr>
        <w:pStyle w:val="Caption"/>
        <w:spacing w:after="0"/>
        <w:ind w:left="4956" w:hanging="4846"/>
        <w:rPr>
          <w:noProof w:val="0"/>
          <w:sz w:val="22"/>
          <w:szCs w:val="22"/>
        </w:rPr>
      </w:pPr>
      <w:r w:rsidRPr="001E096E">
        <w:rPr>
          <w:noProof w:val="0"/>
          <w:sz w:val="22"/>
          <w:szCs w:val="22"/>
        </w:rPr>
        <w:t xml:space="preserve">Table </w:t>
      </w:r>
      <w:r w:rsidRPr="001E096E">
        <w:rPr>
          <w:noProof w:val="0"/>
          <w:sz w:val="22"/>
          <w:szCs w:val="22"/>
        </w:rPr>
        <w:fldChar w:fldCharType="begin"/>
      </w:r>
      <w:r w:rsidRPr="001E096E">
        <w:rPr>
          <w:noProof w:val="0"/>
          <w:sz w:val="22"/>
          <w:szCs w:val="22"/>
        </w:rPr>
        <w:instrText xml:space="preserve"> SEQ Table \* ARABIC </w:instrText>
      </w:r>
      <w:r w:rsidRPr="001E096E">
        <w:rPr>
          <w:noProof w:val="0"/>
          <w:sz w:val="22"/>
          <w:szCs w:val="22"/>
        </w:rPr>
        <w:fldChar w:fldCharType="separate"/>
      </w:r>
      <w:r w:rsidR="00FE1F86" w:rsidRPr="001E096E">
        <w:rPr>
          <w:noProof w:val="0"/>
          <w:sz w:val="22"/>
          <w:szCs w:val="22"/>
        </w:rPr>
        <w:t>1</w:t>
      </w:r>
      <w:r w:rsidRPr="001E096E">
        <w:rPr>
          <w:noProof w:val="0"/>
          <w:sz w:val="22"/>
          <w:szCs w:val="22"/>
        </w:rPr>
        <w:fldChar w:fldCharType="end"/>
      </w:r>
      <w:r w:rsidRPr="001E096E">
        <w:rPr>
          <w:noProof w:val="0"/>
          <w:sz w:val="22"/>
          <w:szCs w:val="22"/>
        </w:rPr>
        <w:t xml:space="preserve">. </w:t>
      </w:r>
      <w:r w:rsidR="00600C97" w:rsidRPr="001E096E">
        <w:rPr>
          <w:noProof w:val="0"/>
          <w:sz w:val="22"/>
          <w:szCs w:val="22"/>
        </w:rPr>
        <w:t>Choice type</w:t>
      </w:r>
      <w:r w:rsidRPr="001E096E">
        <w:rPr>
          <w:noProof w:val="0"/>
          <w:sz w:val="22"/>
          <w:szCs w:val="22"/>
        </w:rPr>
        <w:t xml:space="preserve"> per condition</w:t>
      </w:r>
      <w:r w:rsidR="009C2A59" w:rsidRPr="001E096E">
        <w:rPr>
          <w:noProof w:val="0"/>
          <w:sz w:val="22"/>
          <w:szCs w:val="22"/>
        </w:rPr>
        <w:t xml:space="preserve">. </w:t>
      </w:r>
      <w:r w:rsidR="009C2A59" w:rsidRPr="001E096E">
        <w:rPr>
          <w:noProof w:val="0"/>
          <w:sz w:val="22"/>
          <w:szCs w:val="22"/>
        </w:rPr>
        <w:tab/>
      </w:r>
      <w:r w:rsidRPr="001E096E">
        <w:rPr>
          <w:noProof w:val="0"/>
          <w:sz w:val="22"/>
          <w:szCs w:val="22"/>
        </w:rPr>
        <w:t xml:space="preserve">Table 2. </w:t>
      </w:r>
      <w:r w:rsidR="009436CD" w:rsidRPr="001E096E">
        <w:rPr>
          <w:noProof w:val="0"/>
          <w:sz w:val="22"/>
          <w:szCs w:val="22"/>
        </w:rPr>
        <w:t>C</w:t>
      </w:r>
      <w:r w:rsidR="00D01C9F" w:rsidRPr="001E096E">
        <w:rPr>
          <w:noProof w:val="0"/>
          <w:sz w:val="22"/>
          <w:szCs w:val="22"/>
        </w:rPr>
        <w:t>hi-square tests of t</w:t>
      </w:r>
      <w:r w:rsidRPr="001E096E">
        <w:rPr>
          <w:noProof w:val="0"/>
          <w:sz w:val="22"/>
          <w:szCs w:val="22"/>
        </w:rPr>
        <w:t>otal dwell time during choice (ms).</w:t>
      </w:r>
    </w:p>
    <w:p w14:paraId="2C802054" w14:textId="77777777" w:rsidR="00C95A36" w:rsidRPr="00930F5B" w:rsidRDefault="00C95A36" w:rsidP="00C95A36">
      <w:pPr>
        <w:spacing w:after="0"/>
        <w:jc w:val="left"/>
        <w:rPr>
          <w:sz w:val="8"/>
          <w:szCs w:val="8"/>
        </w:rPr>
      </w:pPr>
    </w:p>
    <w:p w14:paraId="714BB463" w14:textId="2DB24EA7" w:rsidR="000A7B6B" w:rsidRPr="00930F5B" w:rsidRDefault="000A7B6B" w:rsidP="00C95A36">
      <w:pPr>
        <w:spacing w:after="0"/>
        <w:jc w:val="left"/>
        <w:rPr>
          <w:sz w:val="22"/>
          <w:szCs w:val="22"/>
        </w:rPr>
      </w:pPr>
      <w:r w:rsidRPr="00930F5B">
        <w:rPr>
          <w:b/>
          <w:bCs/>
          <w:sz w:val="22"/>
          <w:szCs w:val="22"/>
        </w:rPr>
        <w:t>References</w:t>
      </w:r>
    </w:p>
    <w:p w14:paraId="25E055C1" w14:textId="540506EB" w:rsidR="007350FE" w:rsidRPr="00930F5B" w:rsidRDefault="00BA5F37" w:rsidP="006116D7">
      <w:pPr>
        <w:spacing w:after="0"/>
        <w:ind w:firstLine="567"/>
        <w:rPr>
          <w:sz w:val="22"/>
          <w:szCs w:val="22"/>
        </w:rPr>
      </w:pPr>
      <w:r w:rsidRPr="00930F5B">
        <w:rPr>
          <w:sz w:val="22"/>
          <w:szCs w:val="22"/>
        </w:rPr>
        <w:t xml:space="preserve">Balogh, K. (2013). Hungarian Pre-verbal Focus and Exhaustivity. In Y. Motomura, A. Butler, &amp; D. Bekki (Eds.), </w:t>
      </w:r>
      <w:r w:rsidRPr="00930F5B">
        <w:rPr>
          <w:i/>
          <w:iCs/>
          <w:sz w:val="22"/>
          <w:szCs w:val="22"/>
        </w:rPr>
        <w:t>New Frontiers in Artificial Intelligence: JSAI-isAI 2012 Workshops, LENLS, JURISIN, MiMI, Miyazaki, Japan, November 30 and December 1, 2012, Revised Selected Papers</w:t>
      </w:r>
      <w:r w:rsidRPr="00930F5B">
        <w:rPr>
          <w:sz w:val="22"/>
          <w:szCs w:val="22"/>
        </w:rPr>
        <w:t xml:space="preserve"> (Vol. 7856, pp. 1–16). Springer. </w:t>
      </w:r>
      <w:hyperlink r:id="rId17" w:history="1">
        <w:r w:rsidRPr="00930F5B">
          <w:rPr>
            <w:rStyle w:val="Hyperlink"/>
            <w:color w:val="auto"/>
            <w:sz w:val="22"/>
            <w:szCs w:val="22"/>
          </w:rPr>
          <w:t>https://doi.org/10.1007/978-3-642-39931-2</w:t>
        </w:r>
      </w:hyperlink>
    </w:p>
    <w:p w14:paraId="13647DFF" w14:textId="05108FD2" w:rsidR="007350FE" w:rsidRPr="00930F5B" w:rsidRDefault="00151FE8" w:rsidP="006116D7">
      <w:pPr>
        <w:spacing w:after="0"/>
        <w:ind w:firstLine="567"/>
        <w:rPr>
          <w:sz w:val="22"/>
          <w:szCs w:val="22"/>
        </w:rPr>
      </w:pPr>
      <w:r w:rsidRPr="00930F5B">
        <w:rPr>
          <w:sz w:val="22"/>
          <w:szCs w:val="22"/>
        </w:rPr>
        <w:t xml:space="preserve">É. Kiss, K. (1998). Identificational Focus versus Information Focus. </w:t>
      </w:r>
      <w:r w:rsidRPr="00930F5B">
        <w:rPr>
          <w:i/>
          <w:iCs/>
          <w:sz w:val="22"/>
          <w:szCs w:val="22"/>
        </w:rPr>
        <w:t>Language</w:t>
      </w:r>
      <w:r w:rsidRPr="00930F5B">
        <w:rPr>
          <w:sz w:val="22"/>
          <w:szCs w:val="22"/>
        </w:rPr>
        <w:t xml:space="preserve">, </w:t>
      </w:r>
      <w:r w:rsidRPr="00930F5B">
        <w:rPr>
          <w:i/>
          <w:iCs/>
          <w:sz w:val="22"/>
          <w:szCs w:val="22"/>
        </w:rPr>
        <w:t>74</w:t>
      </w:r>
      <w:r w:rsidRPr="00930F5B">
        <w:rPr>
          <w:sz w:val="22"/>
          <w:szCs w:val="22"/>
        </w:rPr>
        <w:t>(2), 245–273.</w:t>
      </w:r>
    </w:p>
    <w:p w14:paraId="11584790" w14:textId="0B8286D5" w:rsidR="007350FE" w:rsidRPr="00930F5B" w:rsidRDefault="00D122AF" w:rsidP="006116D7">
      <w:pPr>
        <w:spacing w:after="0"/>
        <w:ind w:firstLine="567"/>
        <w:rPr>
          <w:sz w:val="22"/>
          <w:szCs w:val="22"/>
        </w:rPr>
      </w:pPr>
      <w:r w:rsidRPr="00930F5B">
        <w:rPr>
          <w:sz w:val="22"/>
          <w:szCs w:val="22"/>
        </w:rPr>
        <w:lastRenderedPageBreak/>
        <w:t xml:space="preserve">Gerőcs, M., Babarczy, A., &amp; Surányi, B. (2014). </w:t>
      </w:r>
      <w:r w:rsidRPr="00930F5B">
        <w:rPr>
          <w:i/>
          <w:iCs/>
          <w:sz w:val="22"/>
          <w:szCs w:val="22"/>
        </w:rPr>
        <w:t>Exhaustivity in focus: Experimental evidence from Hungarian</w:t>
      </w:r>
      <w:r w:rsidRPr="00930F5B">
        <w:rPr>
          <w:sz w:val="22"/>
          <w:szCs w:val="22"/>
        </w:rPr>
        <w:t>. 181–195.</w:t>
      </w:r>
    </w:p>
    <w:p w14:paraId="0CA06DE8" w14:textId="2C955490" w:rsidR="00E43A9E" w:rsidRPr="00930F5B" w:rsidRDefault="00E43A9E" w:rsidP="00E43A9E">
      <w:pPr>
        <w:spacing w:after="0"/>
        <w:ind w:firstLine="567"/>
        <w:rPr>
          <w:sz w:val="22"/>
          <w:szCs w:val="22"/>
        </w:rPr>
      </w:pPr>
      <w:r w:rsidRPr="00930F5B">
        <w:rPr>
          <w:sz w:val="22"/>
          <w:szCs w:val="22"/>
        </w:rPr>
        <w:t xml:space="preserve">Gidlöf, K., Wallin, A., Dewhurst, R., &amp; Holmqvist, K. (2013). Using Eye Tracking to Trace a Cognitive Process: Gaze Behaviour During Decision Making in a Natural Environment. </w:t>
      </w:r>
      <w:r w:rsidRPr="00930F5B">
        <w:rPr>
          <w:i/>
          <w:iCs/>
          <w:sz w:val="22"/>
          <w:szCs w:val="22"/>
        </w:rPr>
        <w:t>Journal of Eye Movement Research</w:t>
      </w:r>
      <w:r w:rsidRPr="00930F5B">
        <w:rPr>
          <w:sz w:val="22"/>
          <w:szCs w:val="22"/>
        </w:rPr>
        <w:t xml:space="preserve">, </w:t>
      </w:r>
      <w:r w:rsidRPr="00930F5B">
        <w:rPr>
          <w:i/>
          <w:iCs/>
          <w:sz w:val="22"/>
          <w:szCs w:val="22"/>
        </w:rPr>
        <w:t>6</w:t>
      </w:r>
      <w:r w:rsidRPr="00930F5B">
        <w:rPr>
          <w:sz w:val="22"/>
          <w:szCs w:val="22"/>
        </w:rPr>
        <w:t>(1), 1-14. https://doi.org/10.16910/jemr.6.1.3</w:t>
      </w:r>
    </w:p>
    <w:p w14:paraId="2F2C4A69" w14:textId="71A734B8" w:rsidR="007350FE" w:rsidRPr="00930F5B" w:rsidRDefault="00C27DC6" w:rsidP="006116D7">
      <w:pPr>
        <w:spacing w:after="0"/>
        <w:ind w:firstLine="567"/>
        <w:rPr>
          <w:sz w:val="22"/>
          <w:szCs w:val="22"/>
        </w:rPr>
      </w:pPr>
      <w:r w:rsidRPr="00930F5B">
        <w:rPr>
          <w:sz w:val="22"/>
          <w:szCs w:val="22"/>
        </w:rPr>
        <w:t xml:space="preserve">Káldi, T., Babarczy, A., &amp; Bende-Farkas, Á. (2016). Hungarian focus: Presuppositional content and exhaustivity revisited. </w:t>
      </w:r>
      <w:r w:rsidRPr="00930F5B">
        <w:rPr>
          <w:i/>
          <w:iCs/>
          <w:sz w:val="22"/>
          <w:szCs w:val="22"/>
        </w:rPr>
        <w:t>Joseph E. Emonds–Markéta Janebová (szerk.) Language Use and Linguistic Structure. Proceedings of the Olomouc Linguistics Colloquium</w:t>
      </w:r>
      <w:r w:rsidRPr="00930F5B">
        <w:rPr>
          <w:sz w:val="22"/>
          <w:szCs w:val="22"/>
        </w:rPr>
        <w:t xml:space="preserve">, 245–262. </w:t>
      </w:r>
    </w:p>
    <w:p w14:paraId="5ADCF053" w14:textId="67BA504B" w:rsidR="007350FE" w:rsidRPr="00930F5B" w:rsidRDefault="00011E54" w:rsidP="006116D7">
      <w:pPr>
        <w:spacing w:after="0"/>
        <w:ind w:firstLine="567"/>
        <w:rPr>
          <w:sz w:val="22"/>
          <w:szCs w:val="22"/>
        </w:rPr>
      </w:pPr>
      <w:r w:rsidRPr="00930F5B">
        <w:rPr>
          <w:sz w:val="22"/>
          <w:szCs w:val="22"/>
        </w:rPr>
        <w:t xml:space="preserve">Káldi, T. (2021). </w:t>
      </w:r>
      <w:r w:rsidRPr="00930F5B">
        <w:rPr>
          <w:i/>
          <w:iCs/>
          <w:sz w:val="22"/>
          <w:szCs w:val="22"/>
        </w:rPr>
        <w:t>Hungarian Pre-verbal Focus: Representation and Interpretation</w:t>
      </w:r>
      <w:r w:rsidRPr="00930F5B">
        <w:rPr>
          <w:sz w:val="22"/>
          <w:szCs w:val="22"/>
        </w:rPr>
        <w:t xml:space="preserve"> [</w:t>
      </w:r>
      <w:r w:rsidR="00E16246" w:rsidRPr="00930F5B">
        <w:rPr>
          <w:sz w:val="22"/>
          <w:szCs w:val="22"/>
        </w:rPr>
        <w:t xml:space="preserve">Doctoral </w:t>
      </w:r>
      <w:r w:rsidR="0066756D" w:rsidRPr="00930F5B">
        <w:rPr>
          <w:sz w:val="22"/>
          <w:szCs w:val="22"/>
        </w:rPr>
        <w:t>dissertation,</w:t>
      </w:r>
      <w:r w:rsidRPr="00930F5B">
        <w:rPr>
          <w:sz w:val="22"/>
          <w:szCs w:val="22"/>
        </w:rPr>
        <w:t xml:space="preserve"> Budapest University of Technology and Economics].</w:t>
      </w:r>
      <w:r w:rsidR="0019733D" w:rsidRPr="00930F5B">
        <w:rPr>
          <w:sz w:val="22"/>
          <w:szCs w:val="22"/>
        </w:rPr>
        <w:t xml:space="preserve"> </w:t>
      </w:r>
    </w:p>
    <w:p w14:paraId="3E33760E" w14:textId="74E63DA7" w:rsidR="007350FE" w:rsidRPr="00930F5B" w:rsidRDefault="00FA553E" w:rsidP="006116D7">
      <w:pPr>
        <w:spacing w:after="0"/>
        <w:ind w:firstLine="567"/>
        <w:rPr>
          <w:sz w:val="22"/>
          <w:szCs w:val="22"/>
        </w:rPr>
      </w:pPr>
      <w:r w:rsidRPr="00930F5B">
        <w:rPr>
          <w:sz w:val="22"/>
          <w:szCs w:val="22"/>
        </w:rPr>
        <w:t xml:space="preserve">Kenesei, I. (2006). Focus as identification. In V. Molnár &amp; S. Winkler (Eds.), </w:t>
      </w:r>
      <w:r w:rsidRPr="00930F5B">
        <w:rPr>
          <w:i/>
          <w:iCs/>
          <w:sz w:val="22"/>
          <w:szCs w:val="22"/>
        </w:rPr>
        <w:t>The Architecture of Focus</w:t>
      </w:r>
      <w:r w:rsidR="001D5665" w:rsidRPr="00930F5B">
        <w:rPr>
          <w:i/>
          <w:iCs/>
          <w:sz w:val="22"/>
          <w:szCs w:val="22"/>
        </w:rPr>
        <w:t>,</w:t>
      </w:r>
      <w:r w:rsidR="001D5665" w:rsidRPr="00930F5B">
        <w:rPr>
          <w:sz w:val="22"/>
          <w:szCs w:val="22"/>
        </w:rPr>
        <w:t xml:space="preserve"> 137-168</w:t>
      </w:r>
      <w:r w:rsidRPr="00930F5B">
        <w:rPr>
          <w:sz w:val="22"/>
          <w:szCs w:val="22"/>
        </w:rPr>
        <w:t>. Walter de Gruyter.</w:t>
      </w:r>
    </w:p>
    <w:p w14:paraId="67F08FF4" w14:textId="603A665D" w:rsidR="007350FE" w:rsidRPr="00930F5B" w:rsidRDefault="0097740A" w:rsidP="006116D7">
      <w:pPr>
        <w:spacing w:after="0"/>
        <w:ind w:firstLine="567"/>
        <w:rPr>
          <w:sz w:val="22"/>
          <w:szCs w:val="22"/>
        </w:rPr>
      </w:pPr>
      <w:r w:rsidRPr="00930F5B">
        <w:rPr>
          <w:sz w:val="22"/>
          <w:szCs w:val="22"/>
        </w:rPr>
        <w:t xml:space="preserve">Kornai, A., &amp; Kálmán, L. (1988). Hungarian sentence intonation. In H. van der Hulst &amp; N. Smith (Eds.), </w:t>
      </w:r>
      <w:r w:rsidRPr="00930F5B">
        <w:rPr>
          <w:i/>
          <w:iCs/>
          <w:sz w:val="22"/>
          <w:szCs w:val="22"/>
        </w:rPr>
        <w:t>Autosegmental studies on pitch accent</w:t>
      </w:r>
      <w:r w:rsidRPr="00930F5B">
        <w:rPr>
          <w:sz w:val="22"/>
          <w:szCs w:val="22"/>
        </w:rPr>
        <w:t xml:space="preserve"> (pp. 183–195). Foris.</w:t>
      </w:r>
    </w:p>
    <w:p w14:paraId="1DED4BFC" w14:textId="56CAD1CD" w:rsidR="007350FE" w:rsidRPr="00930F5B" w:rsidRDefault="001666EF" w:rsidP="006116D7">
      <w:pPr>
        <w:spacing w:after="0"/>
        <w:ind w:firstLine="567"/>
        <w:rPr>
          <w:sz w:val="22"/>
          <w:szCs w:val="22"/>
        </w:rPr>
      </w:pPr>
      <w:r w:rsidRPr="00930F5B">
        <w:rPr>
          <w:sz w:val="22"/>
          <w:szCs w:val="22"/>
        </w:rPr>
        <w:t xml:space="preserve">Mády, K. (2015). Prosodic (non-) realisation of broad, narrow and contrastive focus in Hungarian: A production and a perception study. </w:t>
      </w:r>
      <w:r w:rsidRPr="00930F5B">
        <w:rPr>
          <w:i/>
          <w:iCs/>
          <w:sz w:val="22"/>
          <w:szCs w:val="22"/>
        </w:rPr>
        <w:t>Speech Beyond Speech Towards a Better Understanding of the Most Important Biosignal: Proceedings of the Annual Conference of the International Speech Communication Association</w:t>
      </w:r>
      <w:r w:rsidRPr="00930F5B">
        <w:rPr>
          <w:sz w:val="22"/>
          <w:szCs w:val="22"/>
        </w:rPr>
        <w:t>, 948–952.</w:t>
      </w:r>
    </w:p>
    <w:p w14:paraId="78367D72" w14:textId="0C02FC67" w:rsidR="007350FE" w:rsidRPr="00930F5B" w:rsidRDefault="00322915" w:rsidP="006116D7">
      <w:pPr>
        <w:spacing w:after="0"/>
        <w:ind w:firstLine="567"/>
        <w:rPr>
          <w:sz w:val="22"/>
          <w:szCs w:val="22"/>
        </w:rPr>
      </w:pPr>
      <w:r w:rsidRPr="00930F5B">
        <w:rPr>
          <w:sz w:val="22"/>
          <w:szCs w:val="22"/>
        </w:rPr>
        <w:t xml:space="preserve">Onea, E., &amp; Beaver, D. (2009). Hungarian focus is not exhausted. </w:t>
      </w:r>
      <w:r w:rsidRPr="00930F5B">
        <w:rPr>
          <w:i/>
          <w:iCs/>
          <w:sz w:val="22"/>
          <w:szCs w:val="22"/>
        </w:rPr>
        <w:t>Proceedings of Semantics and Linguistic Theory (SALT 19)</w:t>
      </w:r>
      <w:r w:rsidRPr="00930F5B">
        <w:rPr>
          <w:sz w:val="22"/>
          <w:szCs w:val="22"/>
        </w:rPr>
        <w:t xml:space="preserve">, 342–359. </w:t>
      </w:r>
      <w:hyperlink r:id="rId18" w:history="1">
        <w:r w:rsidRPr="00930F5B">
          <w:rPr>
            <w:rStyle w:val="Hyperlink"/>
            <w:color w:val="auto"/>
            <w:sz w:val="22"/>
            <w:szCs w:val="22"/>
          </w:rPr>
          <w:t>https://doi.org/10.3765/salt.v19i0.2524</w:t>
        </w:r>
      </w:hyperlink>
    </w:p>
    <w:p w14:paraId="0B142061" w14:textId="4C8E88F3" w:rsidR="00E43A9E" w:rsidRPr="00930F5B" w:rsidRDefault="004215DE" w:rsidP="00E43A9E">
      <w:pPr>
        <w:spacing w:after="0"/>
        <w:ind w:firstLine="567"/>
        <w:rPr>
          <w:sz w:val="22"/>
          <w:szCs w:val="22"/>
        </w:rPr>
      </w:pPr>
      <w:r w:rsidRPr="00930F5B">
        <w:rPr>
          <w:sz w:val="22"/>
          <w:szCs w:val="22"/>
        </w:rPr>
        <w:t xml:space="preserve">Wedgwood, D., Petho, G., &amp; Cann, R. (2006). </w:t>
      </w:r>
      <w:r w:rsidRPr="00930F5B">
        <w:rPr>
          <w:i/>
          <w:iCs/>
          <w:sz w:val="22"/>
          <w:szCs w:val="22"/>
        </w:rPr>
        <w:t>Hungarian ‘focus position’ and English it-clefts: The semantic underspeciﬁcation of ‘focus’ readings</w:t>
      </w:r>
      <w:r w:rsidRPr="00930F5B">
        <w:rPr>
          <w:sz w:val="22"/>
          <w:szCs w:val="22"/>
        </w:rPr>
        <w:t>.</w:t>
      </w:r>
      <w:r w:rsidR="006441E0" w:rsidRPr="00930F5B">
        <w:rPr>
          <w:sz w:val="22"/>
          <w:szCs w:val="22"/>
        </w:rPr>
        <w:t xml:space="preserve"> [Manuscript, University of Edinburgh].</w:t>
      </w:r>
    </w:p>
    <w:sectPr w:rsidR="00E43A9E" w:rsidRPr="00930F5B" w:rsidSect="006116D7">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SU, Yu-Yin [LST]" w:date="2026-03-06T12:05:00Z" w:initials="YH">
    <w:p w14:paraId="418D1A10" w14:textId="77777777" w:rsidR="00640B65" w:rsidRPr="00930F5B" w:rsidRDefault="00640B65" w:rsidP="00640B65">
      <w:pPr>
        <w:jc w:val="left"/>
      </w:pPr>
      <w:r w:rsidRPr="00930F5B">
        <w:rPr>
          <w:rStyle w:val="CommentReference"/>
        </w:rPr>
        <w:annotationRef/>
      </w:r>
      <w:r w:rsidRPr="00930F5B">
        <w:rPr>
          <w:sz w:val="20"/>
          <w:szCs w:val="20"/>
        </w:rPr>
        <w:t>R2: the mechanisms of focus interpretation had been included in more detail in the abstract, but I'm hoping this will play a more central role in the presentation!</w:t>
      </w:r>
    </w:p>
  </w:comment>
  <w:comment w:id="1" w:author="Gábor P." w:date="2026-03-06T18:42:00Z" w:initials="GP">
    <w:p w14:paraId="4B3B6363" w14:textId="77777777" w:rsidR="00794D3F" w:rsidRPr="00930F5B" w:rsidRDefault="00794D3F" w:rsidP="00794D3F">
      <w:pPr>
        <w:pStyle w:val="CommentText"/>
        <w:jc w:val="left"/>
      </w:pPr>
      <w:r w:rsidRPr="00930F5B">
        <w:rPr>
          <w:rStyle w:val="CommentReference"/>
        </w:rPr>
        <w:annotationRef/>
      </w:r>
      <w:r w:rsidRPr="00930F5B">
        <w:t>R2 wants to see more details on this on the poster?</w:t>
      </w:r>
    </w:p>
  </w:comment>
  <w:comment w:id="2" w:author="HSU, Yu-Yin [LST]" w:date="2026-03-06T22:28:00Z" w:initials="YH">
    <w:p w14:paraId="20241A47" w14:textId="77777777" w:rsidR="00EE19F4" w:rsidRPr="00930F5B" w:rsidRDefault="00EE19F4" w:rsidP="00EE19F4">
      <w:pPr>
        <w:jc w:val="left"/>
      </w:pPr>
      <w:r w:rsidRPr="00930F5B">
        <w:rPr>
          <w:rStyle w:val="CommentReference"/>
        </w:rPr>
        <w:annotationRef/>
      </w:r>
      <w:r w:rsidRPr="00930F5B">
        <w:rPr>
          <w:sz w:val="20"/>
          <w:szCs w:val="20"/>
        </w:rPr>
        <w:t>We can use the denotation of 'only' to illustrate and explain our movitation of using single-object image for this type of reading. Sentence (a) cannot be the logical consequences of the sentences like (b). Thus, c is ungrammatical.</w:t>
      </w:r>
    </w:p>
    <w:p w14:paraId="2410DB7A" w14:textId="77777777" w:rsidR="00EE19F4" w:rsidRPr="00930F5B" w:rsidRDefault="00EE19F4" w:rsidP="00EE19F4">
      <w:pPr>
        <w:jc w:val="left"/>
      </w:pPr>
      <w:r w:rsidRPr="00930F5B">
        <w:rPr>
          <w:sz w:val="20"/>
          <w:szCs w:val="20"/>
        </w:rPr>
        <w:t>a. Only John saw the movie</w:t>
      </w:r>
    </w:p>
    <w:p w14:paraId="35C0AE50" w14:textId="77777777" w:rsidR="00EE19F4" w:rsidRPr="00930F5B" w:rsidRDefault="00EE19F4" w:rsidP="00EE19F4">
      <w:pPr>
        <w:jc w:val="left"/>
      </w:pPr>
      <w:r w:rsidRPr="00930F5B">
        <w:rPr>
          <w:sz w:val="20"/>
          <w:szCs w:val="20"/>
        </w:rPr>
        <w:t>b. Only John and Bill saw the movie.</w:t>
      </w:r>
    </w:p>
    <w:p w14:paraId="3BEC087B" w14:textId="77777777" w:rsidR="00EE19F4" w:rsidRPr="00930F5B" w:rsidRDefault="00EE19F4" w:rsidP="00EE19F4">
      <w:pPr>
        <w:jc w:val="left"/>
      </w:pPr>
      <w:r w:rsidRPr="00930F5B">
        <w:rPr>
          <w:sz w:val="20"/>
          <w:szCs w:val="20"/>
        </w:rPr>
        <w:t>c. �Only John saw the movie, and Bill did, too.</w:t>
      </w:r>
    </w:p>
    <w:p w14:paraId="690E3338" w14:textId="77777777" w:rsidR="00EE19F4" w:rsidRPr="00930F5B" w:rsidRDefault="00EE19F4" w:rsidP="00EE19F4">
      <w:pPr>
        <w:jc w:val="left"/>
      </w:pPr>
    </w:p>
    <w:p w14:paraId="60CFD1B2" w14:textId="77777777" w:rsidR="00EE19F4" w:rsidRPr="00930F5B" w:rsidRDefault="00EE19F4" w:rsidP="00EE19F4">
      <w:pPr>
        <w:jc w:val="left"/>
      </w:pPr>
      <w:r w:rsidRPr="00930F5B">
        <w:rPr>
          <w:sz w:val="20"/>
          <w:szCs w:val="20"/>
        </w:rPr>
        <w:t>For contrastive readings, I forgot if we had read this, but we may review this paper later.</w:t>
      </w:r>
    </w:p>
    <w:p w14:paraId="18341706" w14:textId="77777777" w:rsidR="00EE19F4" w:rsidRPr="00930F5B" w:rsidRDefault="00EE19F4" w:rsidP="00EE19F4">
      <w:pPr>
        <w:jc w:val="left"/>
      </w:pPr>
      <w:hyperlink r:id="rId1" w:history="1">
        <w:r w:rsidRPr="00930F5B">
          <w:rPr>
            <w:rStyle w:val="Hyperlink"/>
            <w:sz w:val="20"/>
            <w:szCs w:val="20"/>
          </w:rPr>
          <w:t>https://akjournals.com/view/journals/064/55/3-4/article-p347.xml</w:t>
        </w:r>
      </w:hyperlink>
    </w:p>
  </w:comment>
  <w:comment w:id="3" w:author="Gábor P." w:date="2026-03-07T10:58:00Z" w:initials="GP">
    <w:p w14:paraId="749FF3A9" w14:textId="77777777" w:rsidR="00E43A9E" w:rsidRPr="00930F5B" w:rsidRDefault="00E43A9E" w:rsidP="00E43A9E">
      <w:pPr>
        <w:pStyle w:val="CommentText"/>
        <w:jc w:val="left"/>
      </w:pPr>
      <w:r w:rsidRPr="00930F5B">
        <w:rPr>
          <w:rStyle w:val="CommentReference"/>
        </w:rPr>
        <w:annotationRef/>
      </w:r>
      <w:r w:rsidRPr="00930F5B">
        <w:t>Yes, I know this paper. So, should we elaborate on this here in the abstract or later in the poster/presentation?</w:t>
      </w:r>
    </w:p>
  </w:comment>
  <w:comment w:id="4" w:author="HSU, Yu-Yin [LST]" w:date="2026-03-06T12:05:00Z" w:initials="YH">
    <w:p w14:paraId="107C7E14" w14:textId="77777777" w:rsidR="00640B65" w:rsidRPr="00930F5B" w:rsidRDefault="00640B65" w:rsidP="00640B65">
      <w:pPr>
        <w:jc w:val="left"/>
      </w:pPr>
      <w:r w:rsidRPr="00930F5B">
        <w:rPr>
          <w:rStyle w:val="CommentReference"/>
        </w:rPr>
        <w:annotationRef/>
      </w:r>
      <w:r w:rsidRPr="00930F5B">
        <w:rPr>
          <w:sz w:val="20"/>
          <w:szCs w:val="20"/>
        </w:rPr>
        <w:t xml:space="preserve">R1: I would incorporate the fact that the two potential conclusions for this study are not mutually exclusive. Non-exhaustive interpretations are possible, the exhaustive interpretation is not an immutable part of the construction. As it does seem to be the default interpretation, it is possible that the frequent pragmatic context supporting this interpretation has strengthened this use-based default. </w:t>
      </w:r>
    </w:p>
  </w:comment>
  <w:comment w:id="5" w:author="Gábor P." w:date="2026-03-06T21:22:00Z" w:initials="GP">
    <w:p w14:paraId="10DFFB11" w14:textId="77777777" w:rsidR="00B45F7D" w:rsidRPr="00930F5B" w:rsidRDefault="00B45F7D" w:rsidP="00B45F7D">
      <w:pPr>
        <w:pStyle w:val="CommentText"/>
        <w:jc w:val="left"/>
      </w:pPr>
      <w:r w:rsidRPr="00930F5B">
        <w:rPr>
          <w:rStyle w:val="CommentReference"/>
        </w:rPr>
        <w:annotationRef/>
      </w:r>
      <w:r w:rsidRPr="00930F5B">
        <w:t>Tried to address this in the end.</w:t>
      </w:r>
    </w:p>
  </w:comment>
  <w:comment w:id="12" w:author="HSU, Yu-Yin [LST]" w:date="2026-03-06T12:11:00Z" w:initials="YH">
    <w:p w14:paraId="46527D0F" w14:textId="77777777" w:rsidR="00640B65" w:rsidRPr="00930F5B" w:rsidRDefault="00640B65" w:rsidP="00640B65">
      <w:pPr>
        <w:jc w:val="left"/>
      </w:pPr>
      <w:r w:rsidRPr="00930F5B">
        <w:rPr>
          <w:rStyle w:val="CommentReference"/>
        </w:rPr>
        <w:annotationRef/>
      </w:r>
      <w:r w:rsidRPr="00930F5B">
        <w:rPr>
          <w:sz w:val="20"/>
          <w:szCs w:val="20"/>
        </w:rPr>
        <w:t xml:space="preserve">R3: Why were the SPR times collected? No results are reported for this dependent measure. </w:t>
      </w:r>
    </w:p>
  </w:comment>
  <w:comment w:id="13" w:author="Gábor P." w:date="2026-03-06T19:19:00Z" w:initials="GP">
    <w:p w14:paraId="68C19494" w14:textId="77777777" w:rsidR="004304DB" w:rsidRPr="00930F5B" w:rsidRDefault="004304DB" w:rsidP="004304DB">
      <w:pPr>
        <w:pStyle w:val="CommentText"/>
        <w:jc w:val="left"/>
      </w:pPr>
      <w:r w:rsidRPr="00930F5B">
        <w:rPr>
          <w:rStyle w:val="CommentReference"/>
        </w:rPr>
        <w:annotationRef/>
      </w:r>
      <w:r w:rsidRPr="00930F5B">
        <w:t>Answered a few lines below, reading times not significant, choice time signif. for contrastive.</w:t>
      </w:r>
    </w:p>
  </w:comment>
  <w:comment w:id="14" w:author="HSU, Yu-Yin [LST]" w:date="2026-03-06T12:13:00Z" w:initials="YH">
    <w:p w14:paraId="77B36546" w14:textId="77777777" w:rsidR="002E43F6" w:rsidRPr="00930F5B" w:rsidRDefault="002E43F6" w:rsidP="002E43F6">
      <w:pPr>
        <w:jc w:val="left"/>
      </w:pPr>
      <w:r w:rsidRPr="00930F5B">
        <w:rPr>
          <w:rStyle w:val="CommentReference"/>
        </w:rPr>
        <w:annotationRef/>
      </w:r>
      <w:r w:rsidRPr="00930F5B">
        <w:rPr>
          <w:sz w:val="20"/>
          <w:szCs w:val="20"/>
        </w:rPr>
        <w:t>the link between dwell time to behavior needs to be made more explicit (R4)</w:t>
      </w:r>
    </w:p>
    <w:p w14:paraId="38412A36" w14:textId="77777777" w:rsidR="002E43F6" w:rsidRPr="00930F5B" w:rsidRDefault="002E43F6" w:rsidP="002E43F6">
      <w:pPr>
        <w:jc w:val="left"/>
      </w:pPr>
    </w:p>
    <w:p w14:paraId="03236C49" w14:textId="77777777" w:rsidR="002E43F6" w:rsidRPr="00930F5B" w:rsidRDefault="002E43F6" w:rsidP="002E43F6">
      <w:pPr>
        <w:jc w:val="left"/>
        <w:rPr>
          <w:rFonts w:cs="Mangal"/>
          <w:szCs w:val="18"/>
          <w:lang w:bidi="hi-IN"/>
        </w:rPr>
      </w:pPr>
      <w:r w:rsidRPr="00930F5B">
        <w:rPr>
          <w:sz w:val="20"/>
          <w:szCs w:val="20"/>
        </w:rPr>
        <w:t>R4: clearer linking between the theoretical assumptions and the dependent variable(s).</w:t>
      </w:r>
    </w:p>
  </w:comment>
  <w:comment w:id="15" w:author="Gábor P." w:date="2026-03-06T21:15:00Z" w:initials="GP">
    <w:p w14:paraId="50DEBFAE" w14:textId="2C09BBFC" w:rsidR="00B45F7D" w:rsidRPr="00930F5B" w:rsidRDefault="00B45F7D" w:rsidP="00B45F7D">
      <w:pPr>
        <w:pStyle w:val="CommentText"/>
        <w:jc w:val="left"/>
      </w:pPr>
      <w:r w:rsidRPr="00930F5B">
        <w:rPr>
          <w:rStyle w:val="CommentReference"/>
        </w:rPr>
        <w:annotationRef/>
      </w:r>
      <w:r w:rsidRPr="00930F5B">
        <w:t>Tried to address this briefly: „The assumption behind this…”</w:t>
      </w:r>
    </w:p>
  </w:comment>
  <w:comment w:id="20" w:author="HSU, Yu-Yin [LST]" w:date="2026-03-06T21:57:00Z" w:initials="YH">
    <w:p w14:paraId="263E5F19" w14:textId="77777777" w:rsidR="00A0249A" w:rsidRPr="00930F5B" w:rsidRDefault="00A0249A" w:rsidP="00A0249A">
      <w:pPr>
        <w:jc w:val="left"/>
      </w:pPr>
      <w:r w:rsidRPr="00930F5B">
        <w:rPr>
          <w:rStyle w:val="CommentReference"/>
        </w:rPr>
        <w:annotationRef/>
      </w:r>
      <w:r w:rsidRPr="00930F5B">
        <w:rPr>
          <w:sz w:val="20"/>
          <w:szCs w:val="20"/>
        </w:rPr>
        <w:t>add reference?</w:t>
      </w:r>
    </w:p>
  </w:comment>
  <w:comment w:id="21" w:author="Gábor P." w:date="2026-03-07T11:07:00Z" w:initials="GP">
    <w:p w14:paraId="04CD4F75" w14:textId="77777777" w:rsidR="00972D17" w:rsidRPr="00930F5B" w:rsidRDefault="00972D17" w:rsidP="00972D17">
      <w:pPr>
        <w:pStyle w:val="CommentText"/>
        <w:jc w:val="left"/>
      </w:pPr>
      <w:r w:rsidRPr="00930F5B">
        <w:rPr>
          <w:rStyle w:val="CommentReference"/>
        </w:rPr>
        <w:annotationRef/>
      </w:r>
      <w:r w:rsidRPr="00930F5B">
        <w:t>Added one paper talking about this</w:t>
      </w:r>
    </w:p>
  </w:comment>
  <w:comment w:id="367" w:author="HSU, Yu-Yin [LST]" w:date="2026-03-06T12:08:00Z" w:initials="YH">
    <w:p w14:paraId="4FE14260" w14:textId="66DB5E66" w:rsidR="00640B65" w:rsidRPr="00930F5B" w:rsidRDefault="00640B65" w:rsidP="00640B65">
      <w:pPr>
        <w:jc w:val="left"/>
      </w:pPr>
      <w:r w:rsidRPr="00930F5B">
        <w:rPr>
          <w:rStyle w:val="CommentReference"/>
        </w:rPr>
        <w:annotationRef/>
      </w:r>
      <w:r w:rsidRPr="00930F5B">
        <w:rPr>
          <w:sz w:val="20"/>
          <w:szCs w:val="20"/>
        </w:rPr>
        <w:t>The results are argued to reconcile long-standing theoretical debates by showing that PVFs are biased toward exhaustivity in interpretation, while remaining semantically underspecified during processing.</w:t>
      </w:r>
    </w:p>
  </w:comment>
  <w:comment w:id="368" w:author="Gábor P." w:date="2026-03-06T21:21:00Z" w:initials="GP">
    <w:p w14:paraId="09618AC4" w14:textId="77777777" w:rsidR="00B45F7D" w:rsidRPr="00930F5B" w:rsidRDefault="00B45F7D" w:rsidP="00B45F7D">
      <w:pPr>
        <w:pStyle w:val="CommentText"/>
        <w:jc w:val="left"/>
      </w:pPr>
      <w:r w:rsidRPr="00930F5B">
        <w:rPr>
          <w:rStyle w:val="CommentReference"/>
        </w:rPr>
        <w:annotationRef/>
      </w:r>
      <w:r w:rsidRPr="00930F5B">
        <w:t>Added.</w:t>
      </w:r>
    </w:p>
  </w:comment>
  <w:comment w:id="372" w:author="HSU, Yu-Yin [LST]" w:date="2026-03-08T19:00:00Z" w:initials="YH">
    <w:p w14:paraId="42F627BB" w14:textId="77777777" w:rsidR="005411CA" w:rsidRDefault="005411CA" w:rsidP="005411CA">
      <w:pPr>
        <w:jc w:val="left"/>
      </w:pPr>
      <w:r>
        <w:rPr>
          <w:rStyle w:val="CommentReference"/>
        </w:rPr>
        <w:annotationRef/>
      </w:r>
      <w:r>
        <w:rPr>
          <w:sz w:val="20"/>
          <w:szCs w:val="20"/>
        </w:rPr>
        <w:t>Let's think about this a bit more "This may likely be due to the frequent pragmatic support for exhaustive interpretation. "</w:t>
      </w:r>
    </w:p>
  </w:comment>
  <w:comment w:id="374" w:author="HSU, Yu-Yin [LST]" w:date="2026-03-06T12:14:00Z" w:initials="YH">
    <w:p w14:paraId="2854C4F2" w14:textId="2B135C86" w:rsidR="002E43F6" w:rsidRPr="00930F5B" w:rsidRDefault="002E43F6" w:rsidP="002E43F6">
      <w:pPr>
        <w:jc w:val="left"/>
      </w:pPr>
      <w:r w:rsidRPr="00930F5B">
        <w:rPr>
          <w:rStyle w:val="CommentReference"/>
        </w:rPr>
        <w:annotationRef/>
      </w:r>
      <w:r w:rsidRPr="00930F5B">
        <w:rPr>
          <w:sz w:val="20"/>
          <w:szCs w:val="20"/>
        </w:rPr>
        <w:t>R4: why verb forms are different in a vs. bcd?</w:t>
      </w:r>
    </w:p>
  </w:comment>
  <w:comment w:id="375" w:author="Gábor P." w:date="2026-03-06T19:07:00Z" w:initials="GP">
    <w:p w14:paraId="25162A61" w14:textId="77777777" w:rsidR="00F34F09" w:rsidRPr="00930F5B" w:rsidRDefault="00F34F09" w:rsidP="00F34F09">
      <w:pPr>
        <w:pStyle w:val="CommentText"/>
        <w:jc w:val="left"/>
      </w:pPr>
      <w:r w:rsidRPr="00930F5B">
        <w:rPr>
          <w:rStyle w:val="CommentReference"/>
        </w:rPr>
        <w:annotationRef/>
      </w:r>
      <w:r w:rsidRPr="00930F5B">
        <w:t>Answered in line 11-12</w:t>
      </w:r>
    </w:p>
  </w:comment>
  <w:comment w:id="376" w:author="Gábor P." w:date="2026-03-06T21:23:00Z" w:initials="GP">
    <w:p w14:paraId="584EA1EC" w14:textId="77777777" w:rsidR="0059026F" w:rsidRPr="00930F5B" w:rsidRDefault="0059026F" w:rsidP="0059026F">
      <w:pPr>
        <w:pStyle w:val="CommentText"/>
        <w:jc w:val="left"/>
      </w:pPr>
      <w:r w:rsidRPr="00930F5B">
        <w:rPr>
          <w:rStyle w:val="CommentReference"/>
        </w:rPr>
        <w:annotationRef/>
      </w:r>
      <w:r w:rsidRPr="00930F5B">
        <w:t>Also made the examples Leipzig compatible.</w:t>
      </w:r>
    </w:p>
  </w:comment>
  <w:comment w:id="377" w:author="HSU, Yu-Yin [LST]" w:date="2026-03-06T12:16:00Z" w:initials="YH">
    <w:p w14:paraId="36D4F864" w14:textId="77777777" w:rsidR="00373180" w:rsidRPr="00930F5B" w:rsidRDefault="00373180" w:rsidP="00373180">
      <w:pPr>
        <w:jc w:val="left"/>
      </w:pPr>
      <w:r w:rsidRPr="00930F5B">
        <w:rPr>
          <w:rStyle w:val="CommentReference"/>
        </w:rPr>
        <w:annotationRef/>
      </w:r>
      <w:r w:rsidRPr="00930F5B">
        <w:rPr>
          <w:sz w:val="20"/>
          <w:szCs w:val="20"/>
        </w:rPr>
        <w:t>The choice time can be calculate by subtracting the last 1000ms (and its time before) from the overall time, no?</w:t>
      </w:r>
    </w:p>
  </w:comment>
  <w:comment w:id="378" w:author="Gábor P." w:date="2026-03-06T19:44:00Z" w:initials="GP">
    <w:p w14:paraId="723F7A2D" w14:textId="77777777" w:rsidR="00B45F7D" w:rsidRPr="00930F5B" w:rsidRDefault="00D01C9F" w:rsidP="00B45F7D">
      <w:pPr>
        <w:pStyle w:val="CommentText"/>
        <w:jc w:val="left"/>
      </w:pPr>
      <w:r w:rsidRPr="00930F5B">
        <w:rPr>
          <w:rStyle w:val="CommentReference"/>
        </w:rPr>
        <w:annotationRef/>
      </w:r>
      <w:r w:rsidR="00B45F7D" w:rsidRPr="00930F5B">
        <w:t>I guess, but why? We recorded reading times and then the choice time. The contrastive choice is significantly longer than the exhaustive choice.</w:t>
      </w:r>
    </w:p>
  </w:comment>
  <w:comment w:id="379" w:author="Gábor P." w:date="2026-03-06T21:22:00Z" w:initials="GP">
    <w:p w14:paraId="44F415E0" w14:textId="77777777" w:rsidR="00B45F7D" w:rsidRPr="00930F5B" w:rsidRDefault="00B45F7D" w:rsidP="00B45F7D">
      <w:pPr>
        <w:pStyle w:val="CommentText"/>
        <w:jc w:val="left"/>
      </w:pPr>
      <w:r w:rsidRPr="00930F5B">
        <w:rPr>
          <w:rStyle w:val="CommentReference"/>
        </w:rPr>
        <w:annotationRef/>
      </w:r>
      <w:r w:rsidRPr="00930F5B">
        <w:t>Added explanation that SPR times are not signif.</w:t>
      </w:r>
    </w:p>
  </w:comment>
  <w:comment w:id="380" w:author="HSU, Yu-Yin [LST]" w:date="2026-03-06T22:13:00Z" w:initials="YH">
    <w:p w14:paraId="271024EC" w14:textId="77777777" w:rsidR="00485135" w:rsidRPr="00930F5B" w:rsidRDefault="00485135" w:rsidP="00485135">
      <w:pPr>
        <w:jc w:val="left"/>
      </w:pPr>
      <w:r w:rsidRPr="00930F5B">
        <w:rPr>
          <w:rStyle w:val="CommentReference"/>
        </w:rPr>
        <w:annotationRef/>
      </w:r>
      <w:r w:rsidRPr="00930F5B">
        <w:rPr>
          <w:sz w:val="20"/>
          <w:szCs w:val="20"/>
        </w:rPr>
        <w:t>Because the longer reading time could be due to several factors:</w:t>
      </w:r>
    </w:p>
    <w:p w14:paraId="3165262F" w14:textId="77777777" w:rsidR="00485135" w:rsidRPr="00930F5B" w:rsidRDefault="00485135" w:rsidP="00485135">
      <w:pPr>
        <w:jc w:val="left"/>
      </w:pPr>
      <w:r w:rsidRPr="00930F5B">
        <w:rPr>
          <w:sz w:val="20"/>
          <w:szCs w:val="20"/>
        </w:rPr>
        <w:t>(1) reading the sentence took more time, while the choice task was easy;</w:t>
      </w:r>
    </w:p>
    <w:p w14:paraId="1076B89C" w14:textId="77777777" w:rsidR="00485135" w:rsidRPr="00930F5B" w:rsidRDefault="00485135" w:rsidP="00485135">
      <w:pPr>
        <w:jc w:val="left"/>
      </w:pPr>
      <w:r w:rsidRPr="00930F5B">
        <w:rPr>
          <w:sz w:val="20"/>
          <w:szCs w:val="20"/>
        </w:rPr>
        <w:t>(2) reading across different focus conditions required similar effort, but decision-making differed in difficulty across conditions; or</w:t>
      </w:r>
    </w:p>
    <w:p w14:paraId="359502DA" w14:textId="77777777" w:rsidR="00485135" w:rsidRPr="00930F5B" w:rsidRDefault="00485135" w:rsidP="00485135">
      <w:pPr>
        <w:jc w:val="left"/>
      </w:pPr>
      <w:r w:rsidRPr="00930F5B">
        <w:rPr>
          <w:sz w:val="20"/>
          <w:szCs w:val="20"/>
        </w:rPr>
        <w:t>(3) some conditions were consistently easy and others consistently difficult throughout.</w:t>
      </w:r>
    </w:p>
    <w:p w14:paraId="309B384B" w14:textId="77777777" w:rsidR="00485135" w:rsidRPr="00930F5B" w:rsidRDefault="00485135" w:rsidP="00485135">
      <w:pPr>
        <w:jc w:val="left"/>
      </w:pPr>
    </w:p>
    <w:p w14:paraId="4DCB5995" w14:textId="77777777" w:rsidR="00485135" w:rsidRPr="00930F5B" w:rsidRDefault="00485135" w:rsidP="00485135">
      <w:pPr>
        <w:jc w:val="left"/>
      </w:pPr>
      <w:r w:rsidRPr="00930F5B">
        <w:rPr>
          <w:sz w:val="20"/>
          <w:szCs w:val="20"/>
        </w:rPr>
        <w:t>Comprehending the sentence and making a decision are two different cognitive processes. It would be better to separate them when possible.</w:t>
      </w:r>
    </w:p>
    <w:p w14:paraId="0D3875C9" w14:textId="77777777" w:rsidR="00485135" w:rsidRPr="00930F5B" w:rsidRDefault="00485135" w:rsidP="00485135">
      <w:pPr>
        <w:jc w:val="left"/>
      </w:pPr>
    </w:p>
    <w:p w14:paraId="33478DC3" w14:textId="77777777" w:rsidR="00485135" w:rsidRPr="00930F5B" w:rsidRDefault="00485135" w:rsidP="00485135">
      <w:pPr>
        <w:jc w:val="left"/>
      </w:pPr>
      <w:r w:rsidRPr="00930F5B">
        <w:rPr>
          <w:sz w:val="20"/>
          <w:szCs w:val="20"/>
        </w:rPr>
        <w:t>You could run additional analyses, and we can report the results in our poster.</w:t>
      </w:r>
    </w:p>
  </w:comment>
  <w:comment w:id="381" w:author="Gábor P." w:date="2026-03-07T11:32:00Z" w:initials="GP">
    <w:p w14:paraId="3B3A6CBF" w14:textId="77777777" w:rsidR="00024D7F" w:rsidRDefault="00024D7F" w:rsidP="00024D7F">
      <w:pPr>
        <w:pStyle w:val="CommentText"/>
        <w:jc w:val="left"/>
      </w:pPr>
      <w:r w:rsidRPr="00930F5B">
        <w:rPr>
          <w:rStyle w:val="CommentReference"/>
        </w:rPr>
        <w:annotationRef/>
      </w:r>
      <w:r w:rsidRPr="00930F5B">
        <w:t xml:space="preserve">They are separated, it was never together. We recorded them separately, then analyzed them separately. First sentence reading time (by regions) and the choice. </w:t>
      </w:r>
      <w:r w:rsidRPr="00930F5B">
        <w:br/>
        <w:t>I quickly analyzed both again to recheck and wrote it here, but choice reaction times are 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8D1A10" w15:done="0"/>
  <w15:commentEx w15:paraId="4B3B6363" w15:paraIdParent="418D1A10" w15:done="0"/>
  <w15:commentEx w15:paraId="18341706" w15:paraIdParent="418D1A10" w15:done="0"/>
  <w15:commentEx w15:paraId="749FF3A9" w15:paraIdParent="418D1A10" w15:done="0"/>
  <w15:commentEx w15:paraId="107C7E14" w15:done="1"/>
  <w15:commentEx w15:paraId="10DFFB11" w15:paraIdParent="107C7E14" w15:done="1"/>
  <w15:commentEx w15:paraId="46527D0F" w15:done="1"/>
  <w15:commentEx w15:paraId="68C19494" w15:paraIdParent="46527D0F" w15:done="1"/>
  <w15:commentEx w15:paraId="03236C49" w15:done="1"/>
  <w15:commentEx w15:paraId="50DEBFAE" w15:paraIdParent="03236C49" w15:done="1"/>
  <w15:commentEx w15:paraId="263E5F19" w15:done="0"/>
  <w15:commentEx w15:paraId="04CD4F75" w15:paraIdParent="263E5F19" w15:done="0"/>
  <w15:commentEx w15:paraId="4FE14260" w15:done="1"/>
  <w15:commentEx w15:paraId="09618AC4" w15:paraIdParent="4FE14260" w15:done="1"/>
  <w15:commentEx w15:paraId="42F627BB" w15:done="0"/>
  <w15:commentEx w15:paraId="2854C4F2" w15:done="1"/>
  <w15:commentEx w15:paraId="25162A61" w15:paraIdParent="2854C4F2" w15:done="1"/>
  <w15:commentEx w15:paraId="584EA1EC" w15:paraIdParent="2854C4F2" w15:done="1"/>
  <w15:commentEx w15:paraId="36D4F864" w15:done="1"/>
  <w15:commentEx w15:paraId="723F7A2D" w15:paraIdParent="36D4F864" w15:done="1"/>
  <w15:commentEx w15:paraId="44F415E0" w15:paraIdParent="36D4F864" w15:done="1"/>
  <w15:commentEx w15:paraId="33478DC3" w15:paraIdParent="36D4F864" w15:done="1"/>
  <w15:commentEx w15:paraId="3B3A6CBF" w15:paraIdParent="36D4F86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387E5F" w16cex:dateUtc="2026-03-06T04:05:00Z"/>
  <w16cex:commentExtensible w16cex:durableId="7FA08ADA" w16cex:dateUtc="2026-03-06T10:42:00Z"/>
  <w16cex:commentExtensible w16cex:durableId="538E3B48" w16cex:dateUtc="2026-03-06T14:28:00Z"/>
  <w16cex:commentExtensible w16cex:durableId="681B2993" w16cex:dateUtc="2026-03-07T02:58:00Z"/>
  <w16cex:commentExtensible w16cex:durableId="781FA48F" w16cex:dateUtc="2026-03-06T04:05:00Z"/>
  <w16cex:commentExtensible w16cex:durableId="087C68A8" w16cex:dateUtc="2026-03-06T13:22:00Z"/>
  <w16cex:commentExtensible w16cex:durableId="43F10840" w16cex:dateUtc="2026-03-06T04:11:00Z"/>
  <w16cex:commentExtensible w16cex:durableId="5D1FD68A" w16cex:dateUtc="2026-03-06T11:19:00Z"/>
  <w16cex:commentExtensible w16cex:durableId="7FD3B9A5" w16cex:dateUtc="2026-03-06T04:13:00Z"/>
  <w16cex:commentExtensible w16cex:durableId="1C24F573" w16cex:dateUtc="2026-03-06T13:15:00Z"/>
  <w16cex:commentExtensible w16cex:durableId="59FDF78B" w16cex:dateUtc="2026-03-06T13:57:00Z"/>
  <w16cex:commentExtensible w16cex:durableId="0A019004" w16cex:dateUtc="2026-03-07T03:07:00Z"/>
  <w16cex:commentExtensible w16cex:durableId="082297E6" w16cex:dateUtc="2026-03-06T04:08:00Z"/>
  <w16cex:commentExtensible w16cex:durableId="76C10D1A" w16cex:dateUtc="2026-03-06T13:21:00Z"/>
  <w16cex:commentExtensible w16cex:durableId="5C393154" w16cex:dateUtc="2026-03-08T11:00:00Z"/>
  <w16cex:commentExtensible w16cex:durableId="7C83490D" w16cex:dateUtc="2026-03-06T04:14:00Z"/>
  <w16cex:commentExtensible w16cex:durableId="14B5C909" w16cex:dateUtc="2026-03-06T11:07:00Z"/>
  <w16cex:commentExtensible w16cex:durableId="6FC9027F" w16cex:dateUtc="2026-03-06T13:23:00Z"/>
  <w16cex:commentExtensible w16cex:durableId="2DDEB630" w16cex:dateUtc="2026-03-06T04:16:00Z"/>
  <w16cex:commentExtensible w16cex:durableId="30B1C52C" w16cex:dateUtc="2026-03-06T11:44:00Z"/>
  <w16cex:commentExtensible w16cex:durableId="2632BCDA" w16cex:dateUtc="2026-03-06T13:22:00Z"/>
  <w16cex:commentExtensible w16cex:durableId="6ED7571C" w16cex:dateUtc="2026-03-06T14:13:00Z"/>
  <w16cex:commentExtensible w16cex:durableId="5B71EBAE" w16cex:dateUtc="2026-03-07T0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8D1A10" w16cid:durableId="70387E5F"/>
  <w16cid:commentId w16cid:paraId="4B3B6363" w16cid:durableId="7FA08ADA"/>
  <w16cid:commentId w16cid:paraId="18341706" w16cid:durableId="538E3B48"/>
  <w16cid:commentId w16cid:paraId="749FF3A9" w16cid:durableId="681B2993"/>
  <w16cid:commentId w16cid:paraId="107C7E14" w16cid:durableId="781FA48F"/>
  <w16cid:commentId w16cid:paraId="10DFFB11" w16cid:durableId="087C68A8"/>
  <w16cid:commentId w16cid:paraId="46527D0F" w16cid:durableId="43F10840"/>
  <w16cid:commentId w16cid:paraId="68C19494" w16cid:durableId="5D1FD68A"/>
  <w16cid:commentId w16cid:paraId="03236C49" w16cid:durableId="7FD3B9A5"/>
  <w16cid:commentId w16cid:paraId="50DEBFAE" w16cid:durableId="1C24F573"/>
  <w16cid:commentId w16cid:paraId="263E5F19" w16cid:durableId="59FDF78B"/>
  <w16cid:commentId w16cid:paraId="04CD4F75" w16cid:durableId="0A019004"/>
  <w16cid:commentId w16cid:paraId="4FE14260" w16cid:durableId="082297E6"/>
  <w16cid:commentId w16cid:paraId="09618AC4" w16cid:durableId="76C10D1A"/>
  <w16cid:commentId w16cid:paraId="42F627BB" w16cid:durableId="5C393154"/>
  <w16cid:commentId w16cid:paraId="2854C4F2" w16cid:durableId="7C83490D"/>
  <w16cid:commentId w16cid:paraId="25162A61" w16cid:durableId="14B5C909"/>
  <w16cid:commentId w16cid:paraId="584EA1EC" w16cid:durableId="6FC9027F"/>
  <w16cid:commentId w16cid:paraId="36D4F864" w16cid:durableId="2DDEB630"/>
  <w16cid:commentId w16cid:paraId="723F7A2D" w16cid:durableId="30B1C52C"/>
  <w16cid:commentId w16cid:paraId="44F415E0" w16cid:durableId="2632BCDA"/>
  <w16cid:commentId w16cid:paraId="33478DC3" w16cid:durableId="6ED7571C"/>
  <w16cid:commentId w16cid:paraId="3B3A6CBF" w16cid:durableId="5B71EB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4BAEB" w14:textId="77777777" w:rsidR="00CC334B" w:rsidRPr="00930F5B" w:rsidRDefault="00CC334B" w:rsidP="00E32FA5">
      <w:r w:rsidRPr="00930F5B">
        <w:separator/>
      </w:r>
    </w:p>
  </w:endnote>
  <w:endnote w:type="continuationSeparator" w:id="0">
    <w:p w14:paraId="3DA99CAB" w14:textId="77777777" w:rsidR="00CC334B" w:rsidRPr="00930F5B" w:rsidRDefault="00CC334B" w:rsidP="00E32FA5">
      <w:r w:rsidRPr="00930F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Noto Naskh Arabic">
    <w:panose1 w:val="020B0604020202020204"/>
    <w:charset w:val="00"/>
    <w:family w:val="auto"/>
    <w:pitch w:val="variable"/>
    <w:sig w:usb0="A000206F" w:usb1="8200204A" w:usb2="00000008" w:usb3="00000000" w:csb0="000000D3"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65000" w14:textId="77777777" w:rsidR="00CC334B" w:rsidRPr="00930F5B" w:rsidRDefault="00CC334B" w:rsidP="00E32FA5">
      <w:r w:rsidRPr="00930F5B">
        <w:separator/>
      </w:r>
    </w:p>
  </w:footnote>
  <w:footnote w:type="continuationSeparator" w:id="0">
    <w:p w14:paraId="28C006B8" w14:textId="77777777" w:rsidR="00CC334B" w:rsidRPr="00930F5B" w:rsidRDefault="00CC334B" w:rsidP="00E32FA5">
      <w:r w:rsidRPr="00930F5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64DA6"/>
    <w:multiLevelType w:val="multilevel"/>
    <w:tmpl w:val="7EC2706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4C4A0893"/>
    <w:multiLevelType w:val="hybridMultilevel"/>
    <w:tmpl w:val="2D56CC3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4FA36637"/>
    <w:multiLevelType w:val="hybridMultilevel"/>
    <w:tmpl w:val="3678F2BE"/>
    <w:lvl w:ilvl="0" w:tplc="9C7E2DF4">
      <w:start w:val="1"/>
      <w:numFmt w:val="lowerLetter"/>
      <w:lvlText w:val="%1)"/>
      <w:lvlJc w:val="left"/>
      <w:pPr>
        <w:ind w:left="927" w:hanging="360"/>
      </w:pPr>
      <w:rPr>
        <w:rFonts w:hint="default"/>
      </w:rPr>
    </w:lvl>
    <w:lvl w:ilvl="1" w:tplc="040E0019" w:tentative="1">
      <w:start w:val="1"/>
      <w:numFmt w:val="lowerLetter"/>
      <w:lvlText w:val="%2."/>
      <w:lvlJc w:val="left"/>
      <w:pPr>
        <w:ind w:left="1647" w:hanging="360"/>
      </w:pPr>
    </w:lvl>
    <w:lvl w:ilvl="2" w:tplc="040E001B" w:tentative="1">
      <w:start w:val="1"/>
      <w:numFmt w:val="lowerRoman"/>
      <w:lvlText w:val="%3."/>
      <w:lvlJc w:val="right"/>
      <w:pPr>
        <w:ind w:left="2367" w:hanging="180"/>
      </w:pPr>
    </w:lvl>
    <w:lvl w:ilvl="3" w:tplc="040E000F" w:tentative="1">
      <w:start w:val="1"/>
      <w:numFmt w:val="decimal"/>
      <w:lvlText w:val="%4."/>
      <w:lvlJc w:val="left"/>
      <w:pPr>
        <w:ind w:left="3087" w:hanging="360"/>
      </w:pPr>
    </w:lvl>
    <w:lvl w:ilvl="4" w:tplc="040E0019" w:tentative="1">
      <w:start w:val="1"/>
      <w:numFmt w:val="lowerLetter"/>
      <w:lvlText w:val="%5."/>
      <w:lvlJc w:val="left"/>
      <w:pPr>
        <w:ind w:left="3807" w:hanging="360"/>
      </w:pPr>
    </w:lvl>
    <w:lvl w:ilvl="5" w:tplc="040E001B" w:tentative="1">
      <w:start w:val="1"/>
      <w:numFmt w:val="lowerRoman"/>
      <w:lvlText w:val="%6."/>
      <w:lvlJc w:val="right"/>
      <w:pPr>
        <w:ind w:left="4527" w:hanging="180"/>
      </w:pPr>
    </w:lvl>
    <w:lvl w:ilvl="6" w:tplc="040E000F" w:tentative="1">
      <w:start w:val="1"/>
      <w:numFmt w:val="decimal"/>
      <w:lvlText w:val="%7."/>
      <w:lvlJc w:val="left"/>
      <w:pPr>
        <w:ind w:left="5247" w:hanging="360"/>
      </w:pPr>
    </w:lvl>
    <w:lvl w:ilvl="7" w:tplc="040E0019" w:tentative="1">
      <w:start w:val="1"/>
      <w:numFmt w:val="lowerLetter"/>
      <w:lvlText w:val="%8."/>
      <w:lvlJc w:val="left"/>
      <w:pPr>
        <w:ind w:left="5967" w:hanging="360"/>
      </w:pPr>
    </w:lvl>
    <w:lvl w:ilvl="8" w:tplc="040E001B" w:tentative="1">
      <w:start w:val="1"/>
      <w:numFmt w:val="lowerRoman"/>
      <w:lvlText w:val="%9."/>
      <w:lvlJc w:val="right"/>
      <w:pPr>
        <w:ind w:left="6687" w:hanging="180"/>
      </w:pPr>
    </w:lvl>
  </w:abstractNum>
  <w:abstractNum w:abstractNumId="3" w15:restartNumberingAfterBreak="0">
    <w:nsid w:val="50771B95"/>
    <w:multiLevelType w:val="hybridMultilevel"/>
    <w:tmpl w:val="B34C0BC8"/>
    <w:lvl w:ilvl="0" w:tplc="5E1A68A2">
      <w:start w:val="1"/>
      <w:numFmt w:val="bullet"/>
      <w:lvlText w:val="•"/>
      <w:lvlJc w:val="left"/>
      <w:pPr>
        <w:tabs>
          <w:tab w:val="num" w:pos="720"/>
        </w:tabs>
        <w:ind w:left="720" w:hanging="360"/>
      </w:pPr>
      <w:rPr>
        <w:rFonts w:ascii="Arial" w:hAnsi="Arial" w:hint="default"/>
      </w:rPr>
    </w:lvl>
    <w:lvl w:ilvl="1" w:tplc="76C84CFE" w:tentative="1">
      <w:start w:val="1"/>
      <w:numFmt w:val="bullet"/>
      <w:lvlText w:val="•"/>
      <w:lvlJc w:val="left"/>
      <w:pPr>
        <w:tabs>
          <w:tab w:val="num" w:pos="1440"/>
        </w:tabs>
        <w:ind w:left="1440" w:hanging="360"/>
      </w:pPr>
      <w:rPr>
        <w:rFonts w:ascii="Arial" w:hAnsi="Arial" w:hint="default"/>
      </w:rPr>
    </w:lvl>
    <w:lvl w:ilvl="2" w:tplc="270408C4" w:tentative="1">
      <w:start w:val="1"/>
      <w:numFmt w:val="bullet"/>
      <w:lvlText w:val="•"/>
      <w:lvlJc w:val="left"/>
      <w:pPr>
        <w:tabs>
          <w:tab w:val="num" w:pos="2160"/>
        </w:tabs>
        <w:ind w:left="2160" w:hanging="360"/>
      </w:pPr>
      <w:rPr>
        <w:rFonts w:ascii="Arial" w:hAnsi="Arial" w:hint="default"/>
      </w:rPr>
    </w:lvl>
    <w:lvl w:ilvl="3" w:tplc="A948B4E4" w:tentative="1">
      <w:start w:val="1"/>
      <w:numFmt w:val="bullet"/>
      <w:lvlText w:val="•"/>
      <w:lvlJc w:val="left"/>
      <w:pPr>
        <w:tabs>
          <w:tab w:val="num" w:pos="2880"/>
        </w:tabs>
        <w:ind w:left="2880" w:hanging="360"/>
      </w:pPr>
      <w:rPr>
        <w:rFonts w:ascii="Arial" w:hAnsi="Arial" w:hint="default"/>
      </w:rPr>
    </w:lvl>
    <w:lvl w:ilvl="4" w:tplc="03BE099A" w:tentative="1">
      <w:start w:val="1"/>
      <w:numFmt w:val="bullet"/>
      <w:lvlText w:val="•"/>
      <w:lvlJc w:val="left"/>
      <w:pPr>
        <w:tabs>
          <w:tab w:val="num" w:pos="3600"/>
        </w:tabs>
        <w:ind w:left="3600" w:hanging="360"/>
      </w:pPr>
      <w:rPr>
        <w:rFonts w:ascii="Arial" w:hAnsi="Arial" w:hint="default"/>
      </w:rPr>
    </w:lvl>
    <w:lvl w:ilvl="5" w:tplc="B2EA34F6" w:tentative="1">
      <w:start w:val="1"/>
      <w:numFmt w:val="bullet"/>
      <w:lvlText w:val="•"/>
      <w:lvlJc w:val="left"/>
      <w:pPr>
        <w:tabs>
          <w:tab w:val="num" w:pos="4320"/>
        </w:tabs>
        <w:ind w:left="4320" w:hanging="360"/>
      </w:pPr>
      <w:rPr>
        <w:rFonts w:ascii="Arial" w:hAnsi="Arial" w:hint="default"/>
      </w:rPr>
    </w:lvl>
    <w:lvl w:ilvl="6" w:tplc="0B2CECFA" w:tentative="1">
      <w:start w:val="1"/>
      <w:numFmt w:val="bullet"/>
      <w:lvlText w:val="•"/>
      <w:lvlJc w:val="left"/>
      <w:pPr>
        <w:tabs>
          <w:tab w:val="num" w:pos="5040"/>
        </w:tabs>
        <w:ind w:left="5040" w:hanging="360"/>
      </w:pPr>
      <w:rPr>
        <w:rFonts w:ascii="Arial" w:hAnsi="Arial" w:hint="default"/>
      </w:rPr>
    </w:lvl>
    <w:lvl w:ilvl="7" w:tplc="D70470AC" w:tentative="1">
      <w:start w:val="1"/>
      <w:numFmt w:val="bullet"/>
      <w:lvlText w:val="•"/>
      <w:lvlJc w:val="left"/>
      <w:pPr>
        <w:tabs>
          <w:tab w:val="num" w:pos="5760"/>
        </w:tabs>
        <w:ind w:left="5760" w:hanging="360"/>
      </w:pPr>
      <w:rPr>
        <w:rFonts w:ascii="Arial" w:hAnsi="Arial" w:hint="default"/>
      </w:rPr>
    </w:lvl>
    <w:lvl w:ilvl="8" w:tplc="0284CCA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45757C5"/>
    <w:multiLevelType w:val="multilevel"/>
    <w:tmpl w:val="1FFA45F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97F36CE"/>
    <w:multiLevelType w:val="hybridMultilevel"/>
    <w:tmpl w:val="71DEEFF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71D00A47"/>
    <w:multiLevelType w:val="hybridMultilevel"/>
    <w:tmpl w:val="508EA8B2"/>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534319176">
    <w:abstractNumId w:val="5"/>
  </w:num>
  <w:num w:numId="2" w16cid:durableId="1271623395">
    <w:abstractNumId w:val="1"/>
  </w:num>
  <w:num w:numId="3" w16cid:durableId="3287943">
    <w:abstractNumId w:val="0"/>
  </w:num>
  <w:num w:numId="4" w16cid:durableId="1322613042">
    <w:abstractNumId w:val="4"/>
  </w:num>
  <w:num w:numId="5" w16cid:durableId="1142620364">
    <w:abstractNumId w:val="2"/>
  </w:num>
  <w:num w:numId="6" w16cid:durableId="1180312028">
    <w:abstractNumId w:val="3"/>
  </w:num>
  <w:num w:numId="7" w16cid:durableId="155295637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SU, Yu-Yin [LST]">
    <w15:presenceInfo w15:providerId="AD" w15:userId="S::yyhsu@polyu.edu.hk::8837c2b8-e85a-491b-8e1d-ba06947ba6b2"/>
  </w15:person>
  <w15:person w15:author="Gábor P.">
    <w15:presenceInfo w15:providerId="Windows Live" w15:userId="0ab09c47ecaa1d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trackRevisions/>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A0D"/>
    <w:rsid w:val="00002DB1"/>
    <w:rsid w:val="00003714"/>
    <w:rsid w:val="00006181"/>
    <w:rsid w:val="00007785"/>
    <w:rsid w:val="00011E54"/>
    <w:rsid w:val="00014890"/>
    <w:rsid w:val="00016953"/>
    <w:rsid w:val="00017600"/>
    <w:rsid w:val="000212A2"/>
    <w:rsid w:val="00023E50"/>
    <w:rsid w:val="00024D7F"/>
    <w:rsid w:val="00032C35"/>
    <w:rsid w:val="0003431F"/>
    <w:rsid w:val="00035190"/>
    <w:rsid w:val="00035DFE"/>
    <w:rsid w:val="000379AD"/>
    <w:rsid w:val="00043F71"/>
    <w:rsid w:val="000445B6"/>
    <w:rsid w:val="000457E1"/>
    <w:rsid w:val="00045C32"/>
    <w:rsid w:val="000460D7"/>
    <w:rsid w:val="00046678"/>
    <w:rsid w:val="000513F0"/>
    <w:rsid w:val="00052EAB"/>
    <w:rsid w:val="00055DDE"/>
    <w:rsid w:val="00056B20"/>
    <w:rsid w:val="00056FD9"/>
    <w:rsid w:val="000573AC"/>
    <w:rsid w:val="0006169A"/>
    <w:rsid w:val="00067E02"/>
    <w:rsid w:val="000727FC"/>
    <w:rsid w:val="00073669"/>
    <w:rsid w:val="000748AF"/>
    <w:rsid w:val="000763BD"/>
    <w:rsid w:val="00080262"/>
    <w:rsid w:val="000842A0"/>
    <w:rsid w:val="0008729B"/>
    <w:rsid w:val="00087CCE"/>
    <w:rsid w:val="0009649E"/>
    <w:rsid w:val="00096745"/>
    <w:rsid w:val="000A2724"/>
    <w:rsid w:val="000A2FAD"/>
    <w:rsid w:val="000A52DE"/>
    <w:rsid w:val="000A7B6B"/>
    <w:rsid w:val="000B00C5"/>
    <w:rsid w:val="000B179C"/>
    <w:rsid w:val="000B18B7"/>
    <w:rsid w:val="000B2477"/>
    <w:rsid w:val="000B2575"/>
    <w:rsid w:val="000C020F"/>
    <w:rsid w:val="000C02F9"/>
    <w:rsid w:val="000C07DA"/>
    <w:rsid w:val="000C0DF3"/>
    <w:rsid w:val="000C5015"/>
    <w:rsid w:val="000C674C"/>
    <w:rsid w:val="000D0280"/>
    <w:rsid w:val="000D1842"/>
    <w:rsid w:val="000D27B2"/>
    <w:rsid w:val="000D3A90"/>
    <w:rsid w:val="000E0637"/>
    <w:rsid w:val="000E3233"/>
    <w:rsid w:val="000E40AE"/>
    <w:rsid w:val="000E6151"/>
    <w:rsid w:val="000E72F6"/>
    <w:rsid w:val="000E77FE"/>
    <w:rsid w:val="000F06E7"/>
    <w:rsid w:val="000F3447"/>
    <w:rsid w:val="000F464E"/>
    <w:rsid w:val="000F5ABA"/>
    <w:rsid w:val="00102F18"/>
    <w:rsid w:val="00104159"/>
    <w:rsid w:val="0010479C"/>
    <w:rsid w:val="00107C16"/>
    <w:rsid w:val="0012014E"/>
    <w:rsid w:val="001212D9"/>
    <w:rsid w:val="00121663"/>
    <w:rsid w:val="00122CDB"/>
    <w:rsid w:val="001236D4"/>
    <w:rsid w:val="0012501C"/>
    <w:rsid w:val="00125CCC"/>
    <w:rsid w:val="0013073A"/>
    <w:rsid w:val="001307CF"/>
    <w:rsid w:val="00131AC3"/>
    <w:rsid w:val="00133695"/>
    <w:rsid w:val="00135AC9"/>
    <w:rsid w:val="00141B20"/>
    <w:rsid w:val="001424B4"/>
    <w:rsid w:val="001435B2"/>
    <w:rsid w:val="00143A47"/>
    <w:rsid w:val="001459A6"/>
    <w:rsid w:val="001460CB"/>
    <w:rsid w:val="00146625"/>
    <w:rsid w:val="00147B6F"/>
    <w:rsid w:val="00151F95"/>
    <w:rsid w:val="00151FE8"/>
    <w:rsid w:val="00153FA9"/>
    <w:rsid w:val="00154EDB"/>
    <w:rsid w:val="00156B2E"/>
    <w:rsid w:val="00161A41"/>
    <w:rsid w:val="001627CA"/>
    <w:rsid w:val="001666EF"/>
    <w:rsid w:val="00166F84"/>
    <w:rsid w:val="00167EB4"/>
    <w:rsid w:val="00170552"/>
    <w:rsid w:val="0017084C"/>
    <w:rsid w:val="00177D7B"/>
    <w:rsid w:val="00180864"/>
    <w:rsid w:val="00181149"/>
    <w:rsid w:val="001813F8"/>
    <w:rsid w:val="001817B9"/>
    <w:rsid w:val="00181D27"/>
    <w:rsid w:val="0018296E"/>
    <w:rsid w:val="00186201"/>
    <w:rsid w:val="00186E34"/>
    <w:rsid w:val="00187130"/>
    <w:rsid w:val="00190F6C"/>
    <w:rsid w:val="0019733D"/>
    <w:rsid w:val="0019786A"/>
    <w:rsid w:val="001A5170"/>
    <w:rsid w:val="001A554C"/>
    <w:rsid w:val="001B27D8"/>
    <w:rsid w:val="001B3CC7"/>
    <w:rsid w:val="001B5F5F"/>
    <w:rsid w:val="001C311D"/>
    <w:rsid w:val="001C4C6E"/>
    <w:rsid w:val="001C4DA1"/>
    <w:rsid w:val="001C77A8"/>
    <w:rsid w:val="001D10DD"/>
    <w:rsid w:val="001D12AC"/>
    <w:rsid w:val="001D3668"/>
    <w:rsid w:val="001D5665"/>
    <w:rsid w:val="001D5AD6"/>
    <w:rsid w:val="001D5C3F"/>
    <w:rsid w:val="001D5EC0"/>
    <w:rsid w:val="001D7266"/>
    <w:rsid w:val="001D7689"/>
    <w:rsid w:val="001D76F3"/>
    <w:rsid w:val="001E096E"/>
    <w:rsid w:val="001E1C52"/>
    <w:rsid w:val="001E2FC1"/>
    <w:rsid w:val="001E4EB1"/>
    <w:rsid w:val="001E6C70"/>
    <w:rsid w:val="001F1D3C"/>
    <w:rsid w:val="001F29DE"/>
    <w:rsid w:val="001F5401"/>
    <w:rsid w:val="002050CF"/>
    <w:rsid w:val="00205889"/>
    <w:rsid w:val="00206712"/>
    <w:rsid w:val="00206DBE"/>
    <w:rsid w:val="002116C9"/>
    <w:rsid w:val="00214E16"/>
    <w:rsid w:val="00215020"/>
    <w:rsid w:val="002150AB"/>
    <w:rsid w:val="00215FED"/>
    <w:rsid w:val="0021762C"/>
    <w:rsid w:val="00222236"/>
    <w:rsid w:val="002244B2"/>
    <w:rsid w:val="00226E43"/>
    <w:rsid w:val="00232F72"/>
    <w:rsid w:val="0023429F"/>
    <w:rsid w:val="00237B46"/>
    <w:rsid w:val="002411D1"/>
    <w:rsid w:val="002568B3"/>
    <w:rsid w:val="002575D8"/>
    <w:rsid w:val="00260B67"/>
    <w:rsid w:val="00261402"/>
    <w:rsid w:val="002616D9"/>
    <w:rsid w:val="00267145"/>
    <w:rsid w:val="00270813"/>
    <w:rsid w:val="00274F1A"/>
    <w:rsid w:val="0027575E"/>
    <w:rsid w:val="00275FAB"/>
    <w:rsid w:val="00276128"/>
    <w:rsid w:val="00276AA3"/>
    <w:rsid w:val="002812F4"/>
    <w:rsid w:val="00281579"/>
    <w:rsid w:val="00286381"/>
    <w:rsid w:val="002874E8"/>
    <w:rsid w:val="00287D3B"/>
    <w:rsid w:val="00291524"/>
    <w:rsid w:val="002922B6"/>
    <w:rsid w:val="00292C21"/>
    <w:rsid w:val="0029570C"/>
    <w:rsid w:val="00295C60"/>
    <w:rsid w:val="002961FB"/>
    <w:rsid w:val="00296272"/>
    <w:rsid w:val="002962A9"/>
    <w:rsid w:val="002A255B"/>
    <w:rsid w:val="002A25AB"/>
    <w:rsid w:val="002A768A"/>
    <w:rsid w:val="002B529C"/>
    <w:rsid w:val="002C01C2"/>
    <w:rsid w:val="002C33F1"/>
    <w:rsid w:val="002C40DC"/>
    <w:rsid w:val="002C4FD6"/>
    <w:rsid w:val="002C7415"/>
    <w:rsid w:val="002C7D7E"/>
    <w:rsid w:val="002D37BE"/>
    <w:rsid w:val="002D3E89"/>
    <w:rsid w:val="002D4A62"/>
    <w:rsid w:val="002D75BD"/>
    <w:rsid w:val="002E0BED"/>
    <w:rsid w:val="002E0E43"/>
    <w:rsid w:val="002E43F6"/>
    <w:rsid w:val="002E44DF"/>
    <w:rsid w:val="002F4136"/>
    <w:rsid w:val="00304E59"/>
    <w:rsid w:val="00307D4B"/>
    <w:rsid w:val="0031441B"/>
    <w:rsid w:val="00315592"/>
    <w:rsid w:val="00315B11"/>
    <w:rsid w:val="00316D73"/>
    <w:rsid w:val="003175EA"/>
    <w:rsid w:val="00321433"/>
    <w:rsid w:val="00321E72"/>
    <w:rsid w:val="00322915"/>
    <w:rsid w:val="0032347A"/>
    <w:rsid w:val="003237F4"/>
    <w:rsid w:val="00325AB5"/>
    <w:rsid w:val="00331E7C"/>
    <w:rsid w:val="00343BFF"/>
    <w:rsid w:val="00345B02"/>
    <w:rsid w:val="00347DCF"/>
    <w:rsid w:val="003515AC"/>
    <w:rsid w:val="00351B99"/>
    <w:rsid w:val="00353B5D"/>
    <w:rsid w:val="00353C31"/>
    <w:rsid w:val="00356FBA"/>
    <w:rsid w:val="0036074C"/>
    <w:rsid w:val="00370533"/>
    <w:rsid w:val="00370785"/>
    <w:rsid w:val="00372154"/>
    <w:rsid w:val="00372439"/>
    <w:rsid w:val="0037281E"/>
    <w:rsid w:val="00373180"/>
    <w:rsid w:val="003738D3"/>
    <w:rsid w:val="00376AFD"/>
    <w:rsid w:val="003807C3"/>
    <w:rsid w:val="003808E6"/>
    <w:rsid w:val="00380D1E"/>
    <w:rsid w:val="003858CE"/>
    <w:rsid w:val="00386335"/>
    <w:rsid w:val="003869C4"/>
    <w:rsid w:val="003924C9"/>
    <w:rsid w:val="00395E50"/>
    <w:rsid w:val="0039634A"/>
    <w:rsid w:val="003A0000"/>
    <w:rsid w:val="003A0949"/>
    <w:rsid w:val="003A1219"/>
    <w:rsid w:val="003A3BBD"/>
    <w:rsid w:val="003A42ED"/>
    <w:rsid w:val="003B0F7A"/>
    <w:rsid w:val="003B3C93"/>
    <w:rsid w:val="003B5D04"/>
    <w:rsid w:val="003C1458"/>
    <w:rsid w:val="003C20C5"/>
    <w:rsid w:val="003C595E"/>
    <w:rsid w:val="003C64ED"/>
    <w:rsid w:val="003C7393"/>
    <w:rsid w:val="003C7BB9"/>
    <w:rsid w:val="003D0A18"/>
    <w:rsid w:val="003D14AD"/>
    <w:rsid w:val="003D1747"/>
    <w:rsid w:val="003D2F76"/>
    <w:rsid w:val="003D3EC9"/>
    <w:rsid w:val="003D42C1"/>
    <w:rsid w:val="003D507E"/>
    <w:rsid w:val="003D581D"/>
    <w:rsid w:val="003E1638"/>
    <w:rsid w:val="003E1EA2"/>
    <w:rsid w:val="003E4273"/>
    <w:rsid w:val="003E466A"/>
    <w:rsid w:val="003E4CED"/>
    <w:rsid w:val="003F0373"/>
    <w:rsid w:val="003F0B73"/>
    <w:rsid w:val="003F2161"/>
    <w:rsid w:val="00402037"/>
    <w:rsid w:val="00403E90"/>
    <w:rsid w:val="00404AE8"/>
    <w:rsid w:val="00405E88"/>
    <w:rsid w:val="004129CF"/>
    <w:rsid w:val="00413A39"/>
    <w:rsid w:val="004169DC"/>
    <w:rsid w:val="004215DE"/>
    <w:rsid w:val="00427DC9"/>
    <w:rsid w:val="004304DB"/>
    <w:rsid w:val="004341DB"/>
    <w:rsid w:val="00436F91"/>
    <w:rsid w:val="004408A7"/>
    <w:rsid w:val="00441A45"/>
    <w:rsid w:val="004430A8"/>
    <w:rsid w:val="00445EBE"/>
    <w:rsid w:val="00450E8B"/>
    <w:rsid w:val="00457D14"/>
    <w:rsid w:val="0046179F"/>
    <w:rsid w:val="00462652"/>
    <w:rsid w:val="004626DE"/>
    <w:rsid w:val="0046789A"/>
    <w:rsid w:val="0047103C"/>
    <w:rsid w:val="00472644"/>
    <w:rsid w:val="00473DEC"/>
    <w:rsid w:val="00476F77"/>
    <w:rsid w:val="004806A3"/>
    <w:rsid w:val="00482815"/>
    <w:rsid w:val="00482D7C"/>
    <w:rsid w:val="00484F31"/>
    <w:rsid w:val="00485135"/>
    <w:rsid w:val="00494F8E"/>
    <w:rsid w:val="00495CBC"/>
    <w:rsid w:val="00495DA2"/>
    <w:rsid w:val="00496A42"/>
    <w:rsid w:val="004A0EFA"/>
    <w:rsid w:val="004A1255"/>
    <w:rsid w:val="004A56CA"/>
    <w:rsid w:val="004A607C"/>
    <w:rsid w:val="004B04DB"/>
    <w:rsid w:val="004B1DBE"/>
    <w:rsid w:val="004B2052"/>
    <w:rsid w:val="004B29C4"/>
    <w:rsid w:val="004B2B81"/>
    <w:rsid w:val="004B4C1A"/>
    <w:rsid w:val="004B5438"/>
    <w:rsid w:val="004B798D"/>
    <w:rsid w:val="004B7BDE"/>
    <w:rsid w:val="004C2291"/>
    <w:rsid w:val="004C3379"/>
    <w:rsid w:val="004C3E1C"/>
    <w:rsid w:val="004C4BD4"/>
    <w:rsid w:val="004C6544"/>
    <w:rsid w:val="004D4785"/>
    <w:rsid w:val="004D50DA"/>
    <w:rsid w:val="004D5F51"/>
    <w:rsid w:val="004D6E17"/>
    <w:rsid w:val="004E0A39"/>
    <w:rsid w:val="004E5396"/>
    <w:rsid w:val="004E6C0D"/>
    <w:rsid w:val="004F0429"/>
    <w:rsid w:val="004F0932"/>
    <w:rsid w:val="004F127E"/>
    <w:rsid w:val="004F61DC"/>
    <w:rsid w:val="00503072"/>
    <w:rsid w:val="00505041"/>
    <w:rsid w:val="00505EBF"/>
    <w:rsid w:val="00512B7D"/>
    <w:rsid w:val="00513208"/>
    <w:rsid w:val="00513AD3"/>
    <w:rsid w:val="005156D6"/>
    <w:rsid w:val="00520AD2"/>
    <w:rsid w:val="005211C5"/>
    <w:rsid w:val="00521536"/>
    <w:rsid w:val="00521C41"/>
    <w:rsid w:val="00524CB2"/>
    <w:rsid w:val="00524D88"/>
    <w:rsid w:val="00525300"/>
    <w:rsid w:val="005257C6"/>
    <w:rsid w:val="005303C5"/>
    <w:rsid w:val="00540CA7"/>
    <w:rsid w:val="005411CA"/>
    <w:rsid w:val="0054145F"/>
    <w:rsid w:val="00544588"/>
    <w:rsid w:val="005448B6"/>
    <w:rsid w:val="0054498F"/>
    <w:rsid w:val="00544A60"/>
    <w:rsid w:val="005522D8"/>
    <w:rsid w:val="00552CF7"/>
    <w:rsid w:val="00553C6B"/>
    <w:rsid w:val="0055408E"/>
    <w:rsid w:val="00570FBB"/>
    <w:rsid w:val="00571458"/>
    <w:rsid w:val="00572400"/>
    <w:rsid w:val="005757B2"/>
    <w:rsid w:val="00583CFF"/>
    <w:rsid w:val="00586515"/>
    <w:rsid w:val="00586CA9"/>
    <w:rsid w:val="0059023E"/>
    <w:rsid w:val="0059026F"/>
    <w:rsid w:val="00592129"/>
    <w:rsid w:val="005926C4"/>
    <w:rsid w:val="005936DB"/>
    <w:rsid w:val="00596B54"/>
    <w:rsid w:val="005A251D"/>
    <w:rsid w:val="005A301F"/>
    <w:rsid w:val="005A6360"/>
    <w:rsid w:val="005A7CCE"/>
    <w:rsid w:val="005B0F78"/>
    <w:rsid w:val="005B1BA6"/>
    <w:rsid w:val="005B232B"/>
    <w:rsid w:val="005B3185"/>
    <w:rsid w:val="005B39F8"/>
    <w:rsid w:val="005B6A0E"/>
    <w:rsid w:val="005B7B74"/>
    <w:rsid w:val="005C21A6"/>
    <w:rsid w:val="005C33DB"/>
    <w:rsid w:val="005C4947"/>
    <w:rsid w:val="005D1896"/>
    <w:rsid w:val="005D2A7F"/>
    <w:rsid w:val="005D2E75"/>
    <w:rsid w:val="005D61D0"/>
    <w:rsid w:val="005D748E"/>
    <w:rsid w:val="005E2A1A"/>
    <w:rsid w:val="005E5843"/>
    <w:rsid w:val="005E6D70"/>
    <w:rsid w:val="005E7080"/>
    <w:rsid w:val="005F0741"/>
    <w:rsid w:val="005F2717"/>
    <w:rsid w:val="00600C97"/>
    <w:rsid w:val="006065EA"/>
    <w:rsid w:val="006116D7"/>
    <w:rsid w:val="006126E8"/>
    <w:rsid w:val="0061315A"/>
    <w:rsid w:val="00613498"/>
    <w:rsid w:val="00614C77"/>
    <w:rsid w:val="006175B0"/>
    <w:rsid w:val="00617FDF"/>
    <w:rsid w:val="00622D06"/>
    <w:rsid w:val="00622ED3"/>
    <w:rsid w:val="0062596B"/>
    <w:rsid w:val="0062598F"/>
    <w:rsid w:val="00626460"/>
    <w:rsid w:val="0063014A"/>
    <w:rsid w:val="00634483"/>
    <w:rsid w:val="00635B90"/>
    <w:rsid w:val="0063678D"/>
    <w:rsid w:val="00636A06"/>
    <w:rsid w:val="006376C1"/>
    <w:rsid w:val="00640534"/>
    <w:rsid w:val="00640B65"/>
    <w:rsid w:val="006441E0"/>
    <w:rsid w:val="00644C47"/>
    <w:rsid w:val="00645063"/>
    <w:rsid w:val="0064710B"/>
    <w:rsid w:val="0065125B"/>
    <w:rsid w:val="00651834"/>
    <w:rsid w:val="00651D9F"/>
    <w:rsid w:val="006568F4"/>
    <w:rsid w:val="00657D68"/>
    <w:rsid w:val="006607C9"/>
    <w:rsid w:val="00662C51"/>
    <w:rsid w:val="00664AA7"/>
    <w:rsid w:val="0066616A"/>
    <w:rsid w:val="0066756D"/>
    <w:rsid w:val="006757F5"/>
    <w:rsid w:val="00680DF2"/>
    <w:rsid w:val="00683364"/>
    <w:rsid w:val="00684E64"/>
    <w:rsid w:val="00685372"/>
    <w:rsid w:val="0069365B"/>
    <w:rsid w:val="00693E74"/>
    <w:rsid w:val="00694F27"/>
    <w:rsid w:val="00695D12"/>
    <w:rsid w:val="00697588"/>
    <w:rsid w:val="006A07C7"/>
    <w:rsid w:val="006A24D7"/>
    <w:rsid w:val="006A41E7"/>
    <w:rsid w:val="006A5865"/>
    <w:rsid w:val="006A65A4"/>
    <w:rsid w:val="006B15FF"/>
    <w:rsid w:val="006B51E3"/>
    <w:rsid w:val="006B62D8"/>
    <w:rsid w:val="006C45F2"/>
    <w:rsid w:val="006C4FD0"/>
    <w:rsid w:val="006C65FD"/>
    <w:rsid w:val="006C74FC"/>
    <w:rsid w:val="006D14F7"/>
    <w:rsid w:val="006D1E76"/>
    <w:rsid w:val="006D1F5F"/>
    <w:rsid w:val="006D405D"/>
    <w:rsid w:val="006D5DFD"/>
    <w:rsid w:val="006E131B"/>
    <w:rsid w:val="006E1778"/>
    <w:rsid w:val="006E2EF4"/>
    <w:rsid w:val="006E5057"/>
    <w:rsid w:val="006E7340"/>
    <w:rsid w:val="0070175B"/>
    <w:rsid w:val="007018AF"/>
    <w:rsid w:val="00706431"/>
    <w:rsid w:val="0071022F"/>
    <w:rsid w:val="0071448C"/>
    <w:rsid w:val="00716673"/>
    <w:rsid w:val="007173C5"/>
    <w:rsid w:val="00717BF0"/>
    <w:rsid w:val="00720C78"/>
    <w:rsid w:val="007222BF"/>
    <w:rsid w:val="00722DB1"/>
    <w:rsid w:val="00723A6C"/>
    <w:rsid w:val="00726791"/>
    <w:rsid w:val="00731961"/>
    <w:rsid w:val="00732FD5"/>
    <w:rsid w:val="007350FE"/>
    <w:rsid w:val="00735391"/>
    <w:rsid w:val="007365F6"/>
    <w:rsid w:val="00741A9D"/>
    <w:rsid w:val="007426B5"/>
    <w:rsid w:val="00745BBB"/>
    <w:rsid w:val="007518BF"/>
    <w:rsid w:val="007600A8"/>
    <w:rsid w:val="00762011"/>
    <w:rsid w:val="00762E93"/>
    <w:rsid w:val="0076329F"/>
    <w:rsid w:val="007634CE"/>
    <w:rsid w:val="007667A3"/>
    <w:rsid w:val="00766ED7"/>
    <w:rsid w:val="00767C49"/>
    <w:rsid w:val="00773F12"/>
    <w:rsid w:val="00774218"/>
    <w:rsid w:val="00776190"/>
    <w:rsid w:val="007776A6"/>
    <w:rsid w:val="00783B74"/>
    <w:rsid w:val="0078410C"/>
    <w:rsid w:val="00784843"/>
    <w:rsid w:val="00784E66"/>
    <w:rsid w:val="00784EFA"/>
    <w:rsid w:val="00784FD0"/>
    <w:rsid w:val="00787FE1"/>
    <w:rsid w:val="00790825"/>
    <w:rsid w:val="00790952"/>
    <w:rsid w:val="00792160"/>
    <w:rsid w:val="00794D3F"/>
    <w:rsid w:val="00795D69"/>
    <w:rsid w:val="00796134"/>
    <w:rsid w:val="007A26FC"/>
    <w:rsid w:val="007A386C"/>
    <w:rsid w:val="007A7144"/>
    <w:rsid w:val="007B1711"/>
    <w:rsid w:val="007B4CB4"/>
    <w:rsid w:val="007B7133"/>
    <w:rsid w:val="007B77CD"/>
    <w:rsid w:val="007C3901"/>
    <w:rsid w:val="007C3E17"/>
    <w:rsid w:val="007C4001"/>
    <w:rsid w:val="007C493D"/>
    <w:rsid w:val="007C51BF"/>
    <w:rsid w:val="007C5A4F"/>
    <w:rsid w:val="007C5F05"/>
    <w:rsid w:val="007D11BD"/>
    <w:rsid w:val="007D1D5D"/>
    <w:rsid w:val="007D2768"/>
    <w:rsid w:val="007D368E"/>
    <w:rsid w:val="007D384E"/>
    <w:rsid w:val="007D4B04"/>
    <w:rsid w:val="007D7CF6"/>
    <w:rsid w:val="007E3434"/>
    <w:rsid w:val="007E3F5A"/>
    <w:rsid w:val="007E5011"/>
    <w:rsid w:val="007E6126"/>
    <w:rsid w:val="007E7BDA"/>
    <w:rsid w:val="007F0A39"/>
    <w:rsid w:val="007F2992"/>
    <w:rsid w:val="007F31D9"/>
    <w:rsid w:val="007F5AB9"/>
    <w:rsid w:val="007F5B3D"/>
    <w:rsid w:val="007F764A"/>
    <w:rsid w:val="00802360"/>
    <w:rsid w:val="00802B45"/>
    <w:rsid w:val="00803D8E"/>
    <w:rsid w:val="008040C2"/>
    <w:rsid w:val="00805A63"/>
    <w:rsid w:val="00805BA0"/>
    <w:rsid w:val="00810354"/>
    <w:rsid w:val="00810F27"/>
    <w:rsid w:val="008111B3"/>
    <w:rsid w:val="00812036"/>
    <w:rsid w:val="008136B2"/>
    <w:rsid w:val="00814E65"/>
    <w:rsid w:val="00814F71"/>
    <w:rsid w:val="0081624C"/>
    <w:rsid w:val="008249D7"/>
    <w:rsid w:val="00830AD1"/>
    <w:rsid w:val="00830D1B"/>
    <w:rsid w:val="008311F2"/>
    <w:rsid w:val="00831849"/>
    <w:rsid w:val="0083280D"/>
    <w:rsid w:val="00835A91"/>
    <w:rsid w:val="00837182"/>
    <w:rsid w:val="00837622"/>
    <w:rsid w:val="0084207E"/>
    <w:rsid w:val="00843C3E"/>
    <w:rsid w:val="00847DE1"/>
    <w:rsid w:val="00850303"/>
    <w:rsid w:val="00851476"/>
    <w:rsid w:val="008518DA"/>
    <w:rsid w:val="00855DAD"/>
    <w:rsid w:val="0085603D"/>
    <w:rsid w:val="00860065"/>
    <w:rsid w:val="00862DF3"/>
    <w:rsid w:val="00862FB3"/>
    <w:rsid w:val="008635DE"/>
    <w:rsid w:val="008640FB"/>
    <w:rsid w:val="00864D2D"/>
    <w:rsid w:val="00867C7E"/>
    <w:rsid w:val="00875BCA"/>
    <w:rsid w:val="00877D44"/>
    <w:rsid w:val="008801DE"/>
    <w:rsid w:val="00883D7A"/>
    <w:rsid w:val="008907D3"/>
    <w:rsid w:val="008920E0"/>
    <w:rsid w:val="0089435A"/>
    <w:rsid w:val="00895D0A"/>
    <w:rsid w:val="008A3FBA"/>
    <w:rsid w:val="008A4690"/>
    <w:rsid w:val="008A64B0"/>
    <w:rsid w:val="008A7690"/>
    <w:rsid w:val="008B1B2B"/>
    <w:rsid w:val="008B799C"/>
    <w:rsid w:val="008C2090"/>
    <w:rsid w:val="008C56AD"/>
    <w:rsid w:val="008C6CD9"/>
    <w:rsid w:val="008D67C4"/>
    <w:rsid w:val="008E008B"/>
    <w:rsid w:val="008E148E"/>
    <w:rsid w:val="008E5D31"/>
    <w:rsid w:val="008F6487"/>
    <w:rsid w:val="008F7966"/>
    <w:rsid w:val="0090126C"/>
    <w:rsid w:val="00903125"/>
    <w:rsid w:val="009051F0"/>
    <w:rsid w:val="0090694D"/>
    <w:rsid w:val="00906D2A"/>
    <w:rsid w:val="00911B00"/>
    <w:rsid w:val="0091580C"/>
    <w:rsid w:val="009233AC"/>
    <w:rsid w:val="00924143"/>
    <w:rsid w:val="00926C9E"/>
    <w:rsid w:val="00930F5B"/>
    <w:rsid w:val="009331CD"/>
    <w:rsid w:val="00942AD5"/>
    <w:rsid w:val="009436CD"/>
    <w:rsid w:val="00943B7F"/>
    <w:rsid w:val="009453CB"/>
    <w:rsid w:val="00945A4C"/>
    <w:rsid w:val="0094636A"/>
    <w:rsid w:val="009476EC"/>
    <w:rsid w:val="0095214E"/>
    <w:rsid w:val="00955530"/>
    <w:rsid w:val="00955581"/>
    <w:rsid w:val="00961455"/>
    <w:rsid w:val="00961F1F"/>
    <w:rsid w:val="00963647"/>
    <w:rsid w:val="00963C58"/>
    <w:rsid w:val="00965998"/>
    <w:rsid w:val="00965FA8"/>
    <w:rsid w:val="00966755"/>
    <w:rsid w:val="009667AF"/>
    <w:rsid w:val="009670BE"/>
    <w:rsid w:val="0097111E"/>
    <w:rsid w:val="00971FF2"/>
    <w:rsid w:val="00972D17"/>
    <w:rsid w:val="00972D97"/>
    <w:rsid w:val="00972EFD"/>
    <w:rsid w:val="009732AB"/>
    <w:rsid w:val="00973949"/>
    <w:rsid w:val="009761BB"/>
    <w:rsid w:val="0097740A"/>
    <w:rsid w:val="009810FB"/>
    <w:rsid w:val="009817B6"/>
    <w:rsid w:val="00981940"/>
    <w:rsid w:val="00984BE8"/>
    <w:rsid w:val="00986B30"/>
    <w:rsid w:val="00990A20"/>
    <w:rsid w:val="00992B3D"/>
    <w:rsid w:val="0099322C"/>
    <w:rsid w:val="00994D76"/>
    <w:rsid w:val="00995C3F"/>
    <w:rsid w:val="0099748B"/>
    <w:rsid w:val="009A0C7A"/>
    <w:rsid w:val="009A0CD3"/>
    <w:rsid w:val="009A377C"/>
    <w:rsid w:val="009A3B71"/>
    <w:rsid w:val="009A424A"/>
    <w:rsid w:val="009A53AE"/>
    <w:rsid w:val="009B163F"/>
    <w:rsid w:val="009B1822"/>
    <w:rsid w:val="009B24E5"/>
    <w:rsid w:val="009C0758"/>
    <w:rsid w:val="009C11AD"/>
    <w:rsid w:val="009C1BF4"/>
    <w:rsid w:val="009C2A59"/>
    <w:rsid w:val="009C3321"/>
    <w:rsid w:val="009C4FBB"/>
    <w:rsid w:val="009C5DE1"/>
    <w:rsid w:val="009C74DE"/>
    <w:rsid w:val="009D15EB"/>
    <w:rsid w:val="009D1AF6"/>
    <w:rsid w:val="009D1E58"/>
    <w:rsid w:val="009D7B31"/>
    <w:rsid w:val="009D7EE4"/>
    <w:rsid w:val="009E673A"/>
    <w:rsid w:val="009F0C5C"/>
    <w:rsid w:val="009F1067"/>
    <w:rsid w:val="009F15CC"/>
    <w:rsid w:val="009F55AF"/>
    <w:rsid w:val="009F6784"/>
    <w:rsid w:val="00A00478"/>
    <w:rsid w:val="00A01396"/>
    <w:rsid w:val="00A0249A"/>
    <w:rsid w:val="00A03D31"/>
    <w:rsid w:val="00A0793C"/>
    <w:rsid w:val="00A07C8A"/>
    <w:rsid w:val="00A13F7E"/>
    <w:rsid w:val="00A1475E"/>
    <w:rsid w:val="00A15744"/>
    <w:rsid w:val="00A25BA7"/>
    <w:rsid w:val="00A25D6C"/>
    <w:rsid w:val="00A274BE"/>
    <w:rsid w:val="00A27CD1"/>
    <w:rsid w:val="00A317AE"/>
    <w:rsid w:val="00A37454"/>
    <w:rsid w:val="00A40156"/>
    <w:rsid w:val="00A42618"/>
    <w:rsid w:val="00A431CC"/>
    <w:rsid w:val="00A43E67"/>
    <w:rsid w:val="00A44339"/>
    <w:rsid w:val="00A45F44"/>
    <w:rsid w:val="00A5273F"/>
    <w:rsid w:val="00A6693D"/>
    <w:rsid w:val="00A7197C"/>
    <w:rsid w:val="00A74C92"/>
    <w:rsid w:val="00A76012"/>
    <w:rsid w:val="00A80BB6"/>
    <w:rsid w:val="00A82708"/>
    <w:rsid w:val="00A84DBA"/>
    <w:rsid w:val="00A85305"/>
    <w:rsid w:val="00A865F6"/>
    <w:rsid w:val="00A86B6C"/>
    <w:rsid w:val="00A90B71"/>
    <w:rsid w:val="00A9627D"/>
    <w:rsid w:val="00A96635"/>
    <w:rsid w:val="00A9719E"/>
    <w:rsid w:val="00AA14AD"/>
    <w:rsid w:val="00AA2C3E"/>
    <w:rsid w:val="00AA2EAF"/>
    <w:rsid w:val="00AA7053"/>
    <w:rsid w:val="00AB0282"/>
    <w:rsid w:val="00AB3A3D"/>
    <w:rsid w:val="00AB51E2"/>
    <w:rsid w:val="00AC0A00"/>
    <w:rsid w:val="00AC340D"/>
    <w:rsid w:val="00AC3C3B"/>
    <w:rsid w:val="00AC4742"/>
    <w:rsid w:val="00AC48E8"/>
    <w:rsid w:val="00AC68F2"/>
    <w:rsid w:val="00AC7427"/>
    <w:rsid w:val="00AC7B46"/>
    <w:rsid w:val="00AD0C22"/>
    <w:rsid w:val="00AD159F"/>
    <w:rsid w:val="00AD3CAB"/>
    <w:rsid w:val="00AD42F7"/>
    <w:rsid w:val="00AE3DE1"/>
    <w:rsid w:val="00AE3E01"/>
    <w:rsid w:val="00AE4381"/>
    <w:rsid w:val="00AF1E15"/>
    <w:rsid w:val="00AF2B81"/>
    <w:rsid w:val="00AF2FB5"/>
    <w:rsid w:val="00AF6327"/>
    <w:rsid w:val="00AF653B"/>
    <w:rsid w:val="00AF6AFB"/>
    <w:rsid w:val="00AF6C72"/>
    <w:rsid w:val="00B00ED8"/>
    <w:rsid w:val="00B03037"/>
    <w:rsid w:val="00B0558A"/>
    <w:rsid w:val="00B07828"/>
    <w:rsid w:val="00B127EF"/>
    <w:rsid w:val="00B13C45"/>
    <w:rsid w:val="00B17820"/>
    <w:rsid w:val="00B21F38"/>
    <w:rsid w:val="00B36B8D"/>
    <w:rsid w:val="00B40545"/>
    <w:rsid w:val="00B42D6D"/>
    <w:rsid w:val="00B43BFD"/>
    <w:rsid w:val="00B45F7D"/>
    <w:rsid w:val="00B52791"/>
    <w:rsid w:val="00B53AA0"/>
    <w:rsid w:val="00B54807"/>
    <w:rsid w:val="00B54ACA"/>
    <w:rsid w:val="00B551F9"/>
    <w:rsid w:val="00B61B69"/>
    <w:rsid w:val="00B61C33"/>
    <w:rsid w:val="00B63215"/>
    <w:rsid w:val="00B64DD5"/>
    <w:rsid w:val="00B66131"/>
    <w:rsid w:val="00B7180E"/>
    <w:rsid w:val="00B773D0"/>
    <w:rsid w:val="00B83985"/>
    <w:rsid w:val="00B853E3"/>
    <w:rsid w:val="00B87DFA"/>
    <w:rsid w:val="00B90212"/>
    <w:rsid w:val="00B91C41"/>
    <w:rsid w:val="00B9426B"/>
    <w:rsid w:val="00B946BC"/>
    <w:rsid w:val="00B947F8"/>
    <w:rsid w:val="00B950DA"/>
    <w:rsid w:val="00B967E4"/>
    <w:rsid w:val="00BA0C08"/>
    <w:rsid w:val="00BA5A76"/>
    <w:rsid w:val="00BA5F37"/>
    <w:rsid w:val="00BA627F"/>
    <w:rsid w:val="00BA711F"/>
    <w:rsid w:val="00BA78B2"/>
    <w:rsid w:val="00BB1144"/>
    <w:rsid w:val="00BB3257"/>
    <w:rsid w:val="00BB68D2"/>
    <w:rsid w:val="00BC1013"/>
    <w:rsid w:val="00BC35A0"/>
    <w:rsid w:val="00BC3841"/>
    <w:rsid w:val="00BC7B62"/>
    <w:rsid w:val="00BC7BEE"/>
    <w:rsid w:val="00BC7D85"/>
    <w:rsid w:val="00BD52DA"/>
    <w:rsid w:val="00BE160E"/>
    <w:rsid w:val="00BE2C02"/>
    <w:rsid w:val="00BE4918"/>
    <w:rsid w:val="00BE6BD3"/>
    <w:rsid w:val="00BF5CBA"/>
    <w:rsid w:val="00BF697D"/>
    <w:rsid w:val="00C00B72"/>
    <w:rsid w:val="00C024C3"/>
    <w:rsid w:val="00C03E2D"/>
    <w:rsid w:val="00C04419"/>
    <w:rsid w:val="00C05E89"/>
    <w:rsid w:val="00C0644D"/>
    <w:rsid w:val="00C07481"/>
    <w:rsid w:val="00C1274F"/>
    <w:rsid w:val="00C1315B"/>
    <w:rsid w:val="00C20FAD"/>
    <w:rsid w:val="00C215D9"/>
    <w:rsid w:val="00C23FCC"/>
    <w:rsid w:val="00C258FF"/>
    <w:rsid w:val="00C25F5E"/>
    <w:rsid w:val="00C27966"/>
    <w:rsid w:val="00C27A23"/>
    <w:rsid w:val="00C27DC6"/>
    <w:rsid w:val="00C27F43"/>
    <w:rsid w:val="00C30AD6"/>
    <w:rsid w:val="00C32B46"/>
    <w:rsid w:val="00C32CEB"/>
    <w:rsid w:val="00C334D7"/>
    <w:rsid w:val="00C33607"/>
    <w:rsid w:val="00C33EDC"/>
    <w:rsid w:val="00C34A85"/>
    <w:rsid w:val="00C34EAF"/>
    <w:rsid w:val="00C3671B"/>
    <w:rsid w:val="00C42669"/>
    <w:rsid w:val="00C44193"/>
    <w:rsid w:val="00C451F0"/>
    <w:rsid w:val="00C54066"/>
    <w:rsid w:val="00C55D20"/>
    <w:rsid w:val="00C56042"/>
    <w:rsid w:val="00C561F9"/>
    <w:rsid w:val="00C56AAE"/>
    <w:rsid w:val="00C66CEE"/>
    <w:rsid w:val="00C66E08"/>
    <w:rsid w:val="00C66F71"/>
    <w:rsid w:val="00C71B52"/>
    <w:rsid w:val="00C7200F"/>
    <w:rsid w:val="00C73925"/>
    <w:rsid w:val="00C73A2A"/>
    <w:rsid w:val="00C752C6"/>
    <w:rsid w:val="00C76162"/>
    <w:rsid w:val="00C7720A"/>
    <w:rsid w:val="00C77416"/>
    <w:rsid w:val="00C8226E"/>
    <w:rsid w:val="00C8242C"/>
    <w:rsid w:val="00C824C3"/>
    <w:rsid w:val="00C85A07"/>
    <w:rsid w:val="00C86415"/>
    <w:rsid w:val="00C86689"/>
    <w:rsid w:val="00C869C7"/>
    <w:rsid w:val="00C9041E"/>
    <w:rsid w:val="00C90478"/>
    <w:rsid w:val="00C92847"/>
    <w:rsid w:val="00C92F2F"/>
    <w:rsid w:val="00C945B3"/>
    <w:rsid w:val="00C95A36"/>
    <w:rsid w:val="00C97548"/>
    <w:rsid w:val="00C97753"/>
    <w:rsid w:val="00CA3E87"/>
    <w:rsid w:val="00CA47A4"/>
    <w:rsid w:val="00CA62FB"/>
    <w:rsid w:val="00CA6B36"/>
    <w:rsid w:val="00CB033D"/>
    <w:rsid w:val="00CB0985"/>
    <w:rsid w:val="00CB201F"/>
    <w:rsid w:val="00CB2755"/>
    <w:rsid w:val="00CB2EA7"/>
    <w:rsid w:val="00CB546F"/>
    <w:rsid w:val="00CC128E"/>
    <w:rsid w:val="00CC334B"/>
    <w:rsid w:val="00CC3D72"/>
    <w:rsid w:val="00CC5F0D"/>
    <w:rsid w:val="00CC5FCE"/>
    <w:rsid w:val="00CD1A45"/>
    <w:rsid w:val="00CD2768"/>
    <w:rsid w:val="00CD2BAA"/>
    <w:rsid w:val="00CD590C"/>
    <w:rsid w:val="00CE1D4D"/>
    <w:rsid w:val="00CE4898"/>
    <w:rsid w:val="00CF0308"/>
    <w:rsid w:val="00CF0E4D"/>
    <w:rsid w:val="00CF1910"/>
    <w:rsid w:val="00CF2CBF"/>
    <w:rsid w:val="00D01C9F"/>
    <w:rsid w:val="00D028C2"/>
    <w:rsid w:val="00D02D57"/>
    <w:rsid w:val="00D06237"/>
    <w:rsid w:val="00D07093"/>
    <w:rsid w:val="00D07692"/>
    <w:rsid w:val="00D10E94"/>
    <w:rsid w:val="00D11629"/>
    <w:rsid w:val="00D1166C"/>
    <w:rsid w:val="00D11CF2"/>
    <w:rsid w:val="00D11E76"/>
    <w:rsid w:val="00D122AF"/>
    <w:rsid w:val="00D12C93"/>
    <w:rsid w:val="00D1482F"/>
    <w:rsid w:val="00D168A9"/>
    <w:rsid w:val="00D1699F"/>
    <w:rsid w:val="00D17003"/>
    <w:rsid w:val="00D17B6F"/>
    <w:rsid w:val="00D22308"/>
    <w:rsid w:val="00D23C06"/>
    <w:rsid w:val="00D26791"/>
    <w:rsid w:val="00D3029F"/>
    <w:rsid w:val="00D335C1"/>
    <w:rsid w:val="00D340F0"/>
    <w:rsid w:val="00D3669A"/>
    <w:rsid w:val="00D37B35"/>
    <w:rsid w:val="00D42213"/>
    <w:rsid w:val="00D43398"/>
    <w:rsid w:val="00D43E46"/>
    <w:rsid w:val="00D44C8B"/>
    <w:rsid w:val="00D45929"/>
    <w:rsid w:val="00D54D7D"/>
    <w:rsid w:val="00D56B60"/>
    <w:rsid w:val="00D56C55"/>
    <w:rsid w:val="00D5792E"/>
    <w:rsid w:val="00D66DF2"/>
    <w:rsid w:val="00D719A7"/>
    <w:rsid w:val="00D767FB"/>
    <w:rsid w:val="00D801A4"/>
    <w:rsid w:val="00D81EB6"/>
    <w:rsid w:val="00D85EDF"/>
    <w:rsid w:val="00D91F1F"/>
    <w:rsid w:val="00D92005"/>
    <w:rsid w:val="00D92576"/>
    <w:rsid w:val="00D926A2"/>
    <w:rsid w:val="00D93E89"/>
    <w:rsid w:val="00DA069C"/>
    <w:rsid w:val="00DA09FE"/>
    <w:rsid w:val="00DA1960"/>
    <w:rsid w:val="00DA3329"/>
    <w:rsid w:val="00DA6C0C"/>
    <w:rsid w:val="00DA765B"/>
    <w:rsid w:val="00DB26F5"/>
    <w:rsid w:val="00DB27DB"/>
    <w:rsid w:val="00DB4FB2"/>
    <w:rsid w:val="00DB51C4"/>
    <w:rsid w:val="00DC3FCA"/>
    <w:rsid w:val="00DD299D"/>
    <w:rsid w:val="00DD61BF"/>
    <w:rsid w:val="00DE1D61"/>
    <w:rsid w:val="00DE2DDA"/>
    <w:rsid w:val="00DE496C"/>
    <w:rsid w:val="00DE58E9"/>
    <w:rsid w:val="00DE7E91"/>
    <w:rsid w:val="00DF1E9C"/>
    <w:rsid w:val="00DF4FFA"/>
    <w:rsid w:val="00DF5A0F"/>
    <w:rsid w:val="00DF5F85"/>
    <w:rsid w:val="00DF6577"/>
    <w:rsid w:val="00E02092"/>
    <w:rsid w:val="00E066A0"/>
    <w:rsid w:val="00E11DAF"/>
    <w:rsid w:val="00E13567"/>
    <w:rsid w:val="00E16246"/>
    <w:rsid w:val="00E1743E"/>
    <w:rsid w:val="00E2179B"/>
    <w:rsid w:val="00E271AB"/>
    <w:rsid w:val="00E27D79"/>
    <w:rsid w:val="00E27EBA"/>
    <w:rsid w:val="00E30A37"/>
    <w:rsid w:val="00E32FA5"/>
    <w:rsid w:val="00E3544B"/>
    <w:rsid w:val="00E3643E"/>
    <w:rsid w:val="00E37D92"/>
    <w:rsid w:val="00E411BA"/>
    <w:rsid w:val="00E4149A"/>
    <w:rsid w:val="00E41F55"/>
    <w:rsid w:val="00E430F4"/>
    <w:rsid w:val="00E43A9E"/>
    <w:rsid w:val="00E4439B"/>
    <w:rsid w:val="00E46349"/>
    <w:rsid w:val="00E4656C"/>
    <w:rsid w:val="00E526CA"/>
    <w:rsid w:val="00E558C1"/>
    <w:rsid w:val="00E55AFC"/>
    <w:rsid w:val="00E55BC2"/>
    <w:rsid w:val="00E617BB"/>
    <w:rsid w:val="00E63A5E"/>
    <w:rsid w:val="00E64C65"/>
    <w:rsid w:val="00E6548A"/>
    <w:rsid w:val="00E675F7"/>
    <w:rsid w:val="00E67EF7"/>
    <w:rsid w:val="00E67F4B"/>
    <w:rsid w:val="00E73526"/>
    <w:rsid w:val="00E74E7A"/>
    <w:rsid w:val="00E75364"/>
    <w:rsid w:val="00E764F9"/>
    <w:rsid w:val="00E84339"/>
    <w:rsid w:val="00E8528E"/>
    <w:rsid w:val="00E86EE7"/>
    <w:rsid w:val="00E927A4"/>
    <w:rsid w:val="00E92E93"/>
    <w:rsid w:val="00E94DE3"/>
    <w:rsid w:val="00E960E9"/>
    <w:rsid w:val="00EA0A41"/>
    <w:rsid w:val="00EA0AF7"/>
    <w:rsid w:val="00EA28F2"/>
    <w:rsid w:val="00EA467D"/>
    <w:rsid w:val="00EA4974"/>
    <w:rsid w:val="00EB13AC"/>
    <w:rsid w:val="00EB1FDE"/>
    <w:rsid w:val="00EB266A"/>
    <w:rsid w:val="00EC03EF"/>
    <w:rsid w:val="00EC05B2"/>
    <w:rsid w:val="00EC080A"/>
    <w:rsid w:val="00EC5301"/>
    <w:rsid w:val="00EC66AA"/>
    <w:rsid w:val="00EC72C6"/>
    <w:rsid w:val="00EC77A4"/>
    <w:rsid w:val="00ED0FE5"/>
    <w:rsid w:val="00ED1103"/>
    <w:rsid w:val="00ED1BBE"/>
    <w:rsid w:val="00ED3557"/>
    <w:rsid w:val="00ED71A2"/>
    <w:rsid w:val="00EE19F4"/>
    <w:rsid w:val="00EE3292"/>
    <w:rsid w:val="00EE69DD"/>
    <w:rsid w:val="00EE7901"/>
    <w:rsid w:val="00EF0D20"/>
    <w:rsid w:val="00EF1D8F"/>
    <w:rsid w:val="00EF28DA"/>
    <w:rsid w:val="00EF40AB"/>
    <w:rsid w:val="00EF40D2"/>
    <w:rsid w:val="00EF5C37"/>
    <w:rsid w:val="00EF6EF3"/>
    <w:rsid w:val="00F02F4C"/>
    <w:rsid w:val="00F03C34"/>
    <w:rsid w:val="00F0513B"/>
    <w:rsid w:val="00F05FD6"/>
    <w:rsid w:val="00F07A70"/>
    <w:rsid w:val="00F10DBC"/>
    <w:rsid w:val="00F127DD"/>
    <w:rsid w:val="00F1610C"/>
    <w:rsid w:val="00F1746F"/>
    <w:rsid w:val="00F177FC"/>
    <w:rsid w:val="00F17A84"/>
    <w:rsid w:val="00F22868"/>
    <w:rsid w:val="00F22B62"/>
    <w:rsid w:val="00F23088"/>
    <w:rsid w:val="00F2370D"/>
    <w:rsid w:val="00F23891"/>
    <w:rsid w:val="00F2394F"/>
    <w:rsid w:val="00F262F8"/>
    <w:rsid w:val="00F32F8D"/>
    <w:rsid w:val="00F330F6"/>
    <w:rsid w:val="00F33501"/>
    <w:rsid w:val="00F34F09"/>
    <w:rsid w:val="00F362E6"/>
    <w:rsid w:val="00F37B6A"/>
    <w:rsid w:val="00F408A2"/>
    <w:rsid w:val="00F40987"/>
    <w:rsid w:val="00F432A0"/>
    <w:rsid w:val="00F44B2E"/>
    <w:rsid w:val="00F4641A"/>
    <w:rsid w:val="00F466F9"/>
    <w:rsid w:val="00F532DF"/>
    <w:rsid w:val="00F6370A"/>
    <w:rsid w:val="00F63E79"/>
    <w:rsid w:val="00F64E73"/>
    <w:rsid w:val="00F65A0D"/>
    <w:rsid w:val="00F65A1A"/>
    <w:rsid w:val="00F66553"/>
    <w:rsid w:val="00F700BA"/>
    <w:rsid w:val="00F7020E"/>
    <w:rsid w:val="00F73CAF"/>
    <w:rsid w:val="00F83AC2"/>
    <w:rsid w:val="00F841F6"/>
    <w:rsid w:val="00F901B8"/>
    <w:rsid w:val="00F928A1"/>
    <w:rsid w:val="00F92B1D"/>
    <w:rsid w:val="00F92D11"/>
    <w:rsid w:val="00F93421"/>
    <w:rsid w:val="00F9362D"/>
    <w:rsid w:val="00F93D44"/>
    <w:rsid w:val="00F94032"/>
    <w:rsid w:val="00F9472B"/>
    <w:rsid w:val="00F95592"/>
    <w:rsid w:val="00F97021"/>
    <w:rsid w:val="00FA06CD"/>
    <w:rsid w:val="00FA2CCC"/>
    <w:rsid w:val="00FA3CC4"/>
    <w:rsid w:val="00FA553E"/>
    <w:rsid w:val="00FA62A1"/>
    <w:rsid w:val="00FA668B"/>
    <w:rsid w:val="00FA7754"/>
    <w:rsid w:val="00FB01EF"/>
    <w:rsid w:val="00FB1264"/>
    <w:rsid w:val="00FB61A7"/>
    <w:rsid w:val="00FB6CF3"/>
    <w:rsid w:val="00FC0A8C"/>
    <w:rsid w:val="00FC37FC"/>
    <w:rsid w:val="00FC425F"/>
    <w:rsid w:val="00FC441C"/>
    <w:rsid w:val="00FC4BFD"/>
    <w:rsid w:val="00FC5931"/>
    <w:rsid w:val="00FC5B8A"/>
    <w:rsid w:val="00FC668A"/>
    <w:rsid w:val="00FC6CF8"/>
    <w:rsid w:val="00FC7EA2"/>
    <w:rsid w:val="00FD67F1"/>
    <w:rsid w:val="00FD681D"/>
    <w:rsid w:val="00FE151E"/>
    <w:rsid w:val="00FE1EEE"/>
    <w:rsid w:val="00FE1F86"/>
    <w:rsid w:val="00FE1F8E"/>
    <w:rsid w:val="00FE43C2"/>
    <w:rsid w:val="00FE4995"/>
    <w:rsid w:val="00FE4BE9"/>
    <w:rsid w:val="00FE5038"/>
    <w:rsid w:val="00FF28D2"/>
    <w:rsid w:val="00FF296D"/>
    <w:rsid w:val="00FF544E"/>
    <w:rsid w:val="00FF7242"/>
  </w:rsids>
  <m:mathPr>
    <m:mathFont m:val="Cambria Math"/>
    <m:brkBin m:val="before"/>
    <m:brkBinSub m:val="--"/>
    <m:smallFrac m:val="0"/>
    <m:dispDef/>
    <m:lMargin m:val="0"/>
    <m:rMargin m:val="0"/>
    <m:defJc m:val="centerGroup"/>
    <m:wrapIndent m:val="1440"/>
    <m:intLim m:val="subSup"/>
    <m:naryLim m:val="undOvr"/>
  </m:mathPr>
  <w:themeFontLang w:val="hu-H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D7896"/>
  <w15:chartTrackingRefBased/>
  <w15:docId w15:val="{4ECA0F2F-51EC-41E0-8496-190E37084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Noto Naskh Arabic"/>
        <w:kern w:val="2"/>
        <w:sz w:val="24"/>
        <w:szCs w:val="24"/>
        <w:lang w:val="hu-H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77C"/>
    <w:pPr>
      <w:spacing w:after="120" w:line="240" w:lineRule="auto"/>
      <w:jc w:val="both"/>
    </w:pPr>
    <w:rPr>
      <w:lang w:val="en-US" w:bidi="ar-EG"/>
    </w:rPr>
  </w:style>
  <w:style w:type="paragraph" w:styleId="Heading1">
    <w:name w:val="heading 1"/>
    <w:basedOn w:val="Normal"/>
    <w:next w:val="Normal"/>
    <w:link w:val="Heading1Char"/>
    <w:uiPriority w:val="9"/>
    <w:qFormat/>
    <w:rsid w:val="00F65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A0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A0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5A0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5A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5A0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5A0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5A0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A0D"/>
    <w:rPr>
      <w:rFonts w:asciiTheme="majorHAnsi" w:eastAsiaTheme="majorEastAsia" w:hAnsiTheme="majorHAnsi" w:cstheme="majorBidi"/>
      <w:color w:val="0F4761" w:themeColor="accent1" w:themeShade="BF"/>
      <w:sz w:val="40"/>
      <w:szCs w:val="40"/>
      <w:lang w:val="en-US" w:bidi="ar-EG"/>
    </w:rPr>
  </w:style>
  <w:style w:type="character" w:customStyle="1" w:styleId="Heading2Char">
    <w:name w:val="Heading 2 Char"/>
    <w:basedOn w:val="DefaultParagraphFont"/>
    <w:link w:val="Heading2"/>
    <w:uiPriority w:val="9"/>
    <w:semiHidden/>
    <w:rsid w:val="00F65A0D"/>
    <w:rPr>
      <w:rFonts w:asciiTheme="majorHAnsi" w:eastAsiaTheme="majorEastAsia" w:hAnsiTheme="majorHAnsi" w:cstheme="majorBidi"/>
      <w:color w:val="0F4761" w:themeColor="accent1" w:themeShade="BF"/>
      <w:sz w:val="32"/>
      <w:szCs w:val="32"/>
      <w:lang w:val="en-US" w:bidi="ar-EG"/>
    </w:rPr>
  </w:style>
  <w:style w:type="character" w:customStyle="1" w:styleId="Heading3Char">
    <w:name w:val="Heading 3 Char"/>
    <w:basedOn w:val="DefaultParagraphFont"/>
    <w:link w:val="Heading3"/>
    <w:uiPriority w:val="9"/>
    <w:semiHidden/>
    <w:rsid w:val="00F65A0D"/>
    <w:rPr>
      <w:rFonts w:asciiTheme="minorHAnsi" w:eastAsiaTheme="majorEastAsia" w:hAnsiTheme="minorHAnsi" w:cstheme="majorBidi"/>
      <w:color w:val="0F4761" w:themeColor="accent1" w:themeShade="BF"/>
      <w:sz w:val="28"/>
      <w:szCs w:val="28"/>
      <w:lang w:val="en-US" w:bidi="ar-EG"/>
    </w:rPr>
  </w:style>
  <w:style w:type="character" w:customStyle="1" w:styleId="Heading4Char">
    <w:name w:val="Heading 4 Char"/>
    <w:basedOn w:val="DefaultParagraphFont"/>
    <w:link w:val="Heading4"/>
    <w:uiPriority w:val="9"/>
    <w:semiHidden/>
    <w:rsid w:val="00F65A0D"/>
    <w:rPr>
      <w:rFonts w:asciiTheme="minorHAnsi" w:eastAsiaTheme="majorEastAsia" w:hAnsiTheme="minorHAnsi" w:cstheme="majorBidi"/>
      <w:i/>
      <w:iCs/>
      <w:color w:val="0F4761" w:themeColor="accent1" w:themeShade="BF"/>
      <w:lang w:val="en-US" w:bidi="ar-EG"/>
    </w:rPr>
  </w:style>
  <w:style w:type="character" w:customStyle="1" w:styleId="Heading5Char">
    <w:name w:val="Heading 5 Char"/>
    <w:basedOn w:val="DefaultParagraphFont"/>
    <w:link w:val="Heading5"/>
    <w:uiPriority w:val="9"/>
    <w:semiHidden/>
    <w:rsid w:val="00F65A0D"/>
    <w:rPr>
      <w:rFonts w:asciiTheme="minorHAnsi" w:eastAsiaTheme="majorEastAsia" w:hAnsiTheme="minorHAnsi" w:cstheme="majorBidi"/>
      <w:color w:val="0F4761" w:themeColor="accent1" w:themeShade="BF"/>
      <w:lang w:val="en-US" w:bidi="ar-EG"/>
    </w:rPr>
  </w:style>
  <w:style w:type="character" w:customStyle="1" w:styleId="Heading6Char">
    <w:name w:val="Heading 6 Char"/>
    <w:basedOn w:val="DefaultParagraphFont"/>
    <w:link w:val="Heading6"/>
    <w:uiPriority w:val="9"/>
    <w:semiHidden/>
    <w:rsid w:val="00F65A0D"/>
    <w:rPr>
      <w:rFonts w:asciiTheme="minorHAnsi" w:eastAsiaTheme="majorEastAsia" w:hAnsiTheme="minorHAnsi" w:cstheme="majorBidi"/>
      <w:i/>
      <w:iCs/>
      <w:color w:val="595959" w:themeColor="text1" w:themeTint="A6"/>
      <w:lang w:val="en-US" w:bidi="ar-EG"/>
    </w:rPr>
  </w:style>
  <w:style w:type="character" w:customStyle="1" w:styleId="Heading7Char">
    <w:name w:val="Heading 7 Char"/>
    <w:basedOn w:val="DefaultParagraphFont"/>
    <w:link w:val="Heading7"/>
    <w:uiPriority w:val="9"/>
    <w:semiHidden/>
    <w:rsid w:val="00F65A0D"/>
    <w:rPr>
      <w:rFonts w:asciiTheme="minorHAnsi" w:eastAsiaTheme="majorEastAsia" w:hAnsiTheme="minorHAnsi" w:cstheme="majorBidi"/>
      <w:color w:val="595959" w:themeColor="text1" w:themeTint="A6"/>
      <w:lang w:val="en-US" w:bidi="ar-EG"/>
    </w:rPr>
  </w:style>
  <w:style w:type="character" w:customStyle="1" w:styleId="Heading8Char">
    <w:name w:val="Heading 8 Char"/>
    <w:basedOn w:val="DefaultParagraphFont"/>
    <w:link w:val="Heading8"/>
    <w:uiPriority w:val="9"/>
    <w:semiHidden/>
    <w:rsid w:val="00F65A0D"/>
    <w:rPr>
      <w:rFonts w:asciiTheme="minorHAnsi" w:eastAsiaTheme="majorEastAsia" w:hAnsiTheme="minorHAnsi" w:cstheme="majorBidi"/>
      <w:i/>
      <w:iCs/>
      <w:color w:val="272727" w:themeColor="text1" w:themeTint="D8"/>
      <w:lang w:val="en-US" w:bidi="ar-EG"/>
    </w:rPr>
  </w:style>
  <w:style w:type="character" w:customStyle="1" w:styleId="Heading9Char">
    <w:name w:val="Heading 9 Char"/>
    <w:basedOn w:val="DefaultParagraphFont"/>
    <w:link w:val="Heading9"/>
    <w:uiPriority w:val="9"/>
    <w:semiHidden/>
    <w:rsid w:val="00F65A0D"/>
    <w:rPr>
      <w:rFonts w:asciiTheme="minorHAnsi" w:eastAsiaTheme="majorEastAsia" w:hAnsiTheme="minorHAnsi" w:cstheme="majorBidi"/>
      <w:color w:val="272727" w:themeColor="text1" w:themeTint="D8"/>
      <w:lang w:val="en-US" w:bidi="ar-EG"/>
    </w:rPr>
  </w:style>
  <w:style w:type="paragraph" w:styleId="Title">
    <w:name w:val="Title"/>
    <w:basedOn w:val="Normal"/>
    <w:next w:val="Normal"/>
    <w:link w:val="TitleChar"/>
    <w:uiPriority w:val="10"/>
    <w:qFormat/>
    <w:rsid w:val="00F65A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A0D"/>
    <w:rPr>
      <w:rFonts w:asciiTheme="majorHAnsi" w:eastAsiaTheme="majorEastAsia" w:hAnsiTheme="majorHAnsi" w:cstheme="majorBidi"/>
      <w:spacing w:val="-10"/>
      <w:kern w:val="28"/>
      <w:sz w:val="56"/>
      <w:szCs w:val="56"/>
      <w:lang w:val="en-US" w:bidi="ar-EG"/>
    </w:rPr>
  </w:style>
  <w:style w:type="paragraph" w:styleId="Subtitle">
    <w:name w:val="Subtitle"/>
    <w:basedOn w:val="Normal"/>
    <w:next w:val="Normal"/>
    <w:link w:val="SubtitleChar"/>
    <w:uiPriority w:val="11"/>
    <w:qFormat/>
    <w:rsid w:val="00F65A0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A0D"/>
    <w:rPr>
      <w:rFonts w:asciiTheme="minorHAnsi" w:eastAsiaTheme="majorEastAsia" w:hAnsiTheme="minorHAnsi" w:cstheme="majorBidi"/>
      <w:color w:val="595959" w:themeColor="text1" w:themeTint="A6"/>
      <w:spacing w:val="15"/>
      <w:sz w:val="28"/>
      <w:szCs w:val="28"/>
      <w:lang w:val="en-US" w:bidi="ar-EG"/>
    </w:rPr>
  </w:style>
  <w:style w:type="paragraph" w:styleId="Quote">
    <w:name w:val="Quote"/>
    <w:basedOn w:val="Normal"/>
    <w:next w:val="Normal"/>
    <w:link w:val="QuoteChar"/>
    <w:uiPriority w:val="29"/>
    <w:qFormat/>
    <w:rsid w:val="00F65A0D"/>
    <w:pPr>
      <w:spacing w:before="160"/>
      <w:jc w:val="center"/>
    </w:pPr>
    <w:rPr>
      <w:i/>
      <w:iCs/>
      <w:color w:val="404040" w:themeColor="text1" w:themeTint="BF"/>
    </w:rPr>
  </w:style>
  <w:style w:type="character" w:customStyle="1" w:styleId="QuoteChar">
    <w:name w:val="Quote Char"/>
    <w:basedOn w:val="DefaultParagraphFont"/>
    <w:link w:val="Quote"/>
    <w:uiPriority w:val="29"/>
    <w:rsid w:val="00F65A0D"/>
    <w:rPr>
      <w:i/>
      <w:iCs/>
      <w:color w:val="404040" w:themeColor="text1" w:themeTint="BF"/>
      <w:lang w:val="en-US" w:bidi="ar-EG"/>
    </w:rPr>
  </w:style>
  <w:style w:type="paragraph" w:styleId="ListParagraph">
    <w:name w:val="List Paragraph"/>
    <w:basedOn w:val="Normal"/>
    <w:uiPriority w:val="34"/>
    <w:qFormat/>
    <w:rsid w:val="00F65A0D"/>
    <w:pPr>
      <w:ind w:left="720"/>
      <w:contextualSpacing/>
    </w:pPr>
  </w:style>
  <w:style w:type="character" w:styleId="IntenseEmphasis">
    <w:name w:val="Intense Emphasis"/>
    <w:basedOn w:val="DefaultParagraphFont"/>
    <w:uiPriority w:val="21"/>
    <w:qFormat/>
    <w:rsid w:val="00F65A0D"/>
    <w:rPr>
      <w:i/>
      <w:iCs/>
      <w:color w:val="0F4761" w:themeColor="accent1" w:themeShade="BF"/>
    </w:rPr>
  </w:style>
  <w:style w:type="paragraph" w:styleId="IntenseQuote">
    <w:name w:val="Intense Quote"/>
    <w:basedOn w:val="Normal"/>
    <w:next w:val="Normal"/>
    <w:link w:val="IntenseQuoteChar"/>
    <w:uiPriority w:val="30"/>
    <w:qFormat/>
    <w:rsid w:val="00F65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A0D"/>
    <w:rPr>
      <w:i/>
      <w:iCs/>
      <w:color w:val="0F4761" w:themeColor="accent1" w:themeShade="BF"/>
      <w:lang w:val="en-US" w:bidi="ar-EG"/>
    </w:rPr>
  </w:style>
  <w:style w:type="character" w:styleId="IntenseReference">
    <w:name w:val="Intense Reference"/>
    <w:basedOn w:val="DefaultParagraphFont"/>
    <w:uiPriority w:val="32"/>
    <w:qFormat/>
    <w:rsid w:val="00F65A0D"/>
    <w:rPr>
      <w:b/>
      <w:bCs/>
      <w:smallCaps/>
      <w:color w:val="0F4761" w:themeColor="accent1" w:themeShade="BF"/>
      <w:spacing w:val="5"/>
    </w:rPr>
  </w:style>
  <w:style w:type="paragraph" w:styleId="Header">
    <w:name w:val="header"/>
    <w:basedOn w:val="Normal"/>
    <w:link w:val="HeaderChar"/>
    <w:uiPriority w:val="99"/>
    <w:unhideWhenUsed/>
    <w:rsid w:val="00971FF2"/>
    <w:pPr>
      <w:tabs>
        <w:tab w:val="center" w:pos="4513"/>
        <w:tab w:val="right" w:pos="9026"/>
      </w:tabs>
      <w:spacing w:after="0"/>
    </w:pPr>
  </w:style>
  <w:style w:type="character" w:customStyle="1" w:styleId="HeaderChar">
    <w:name w:val="Header Char"/>
    <w:basedOn w:val="DefaultParagraphFont"/>
    <w:link w:val="Header"/>
    <w:uiPriority w:val="99"/>
    <w:rsid w:val="00971FF2"/>
    <w:rPr>
      <w:lang w:val="en-US" w:bidi="ar-EG"/>
    </w:rPr>
  </w:style>
  <w:style w:type="paragraph" w:styleId="Footer">
    <w:name w:val="footer"/>
    <w:basedOn w:val="Normal"/>
    <w:link w:val="FooterChar"/>
    <w:uiPriority w:val="99"/>
    <w:unhideWhenUsed/>
    <w:rsid w:val="00971FF2"/>
    <w:pPr>
      <w:tabs>
        <w:tab w:val="center" w:pos="4513"/>
        <w:tab w:val="right" w:pos="9026"/>
      </w:tabs>
      <w:spacing w:after="0"/>
    </w:pPr>
  </w:style>
  <w:style w:type="character" w:customStyle="1" w:styleId="FooterChar">
    <w:name w:val="Footer Char"/>
    <w:basedOn w:val="DefaultParagraphFont"/>
    <w:link w:val="Footer"/>
    <w:uiPriority w:val="99"/>
    <w:rsid w:val="00971FF2"/>
    <w:rPr>
      <w:lang w:val="en-US" w:bidi="ar-EG"/>
    </w:rPr>
  </w:style>
  <w:style w:type="character" w:styleId="Hyperlink">
    <w:name w:val="Hyperlink"/>
    <w:basedOn w:val="DefaultParagraphFont"/>
    <w:uiPriority w:val="99"/>
    <w:unhideWhenUsed/>
    <w:rsid w:val="00011E54"/>
    <w:rPr>
      <w:color w:val="467886" w:themeColor="hyperlink"/>
      <w:u w:val="single"/>
    </w:rPr>
  </w:style>
  <w:style w:type="character" w:styleId="UnresolvedMention">
    <w:name w:val="Unresolved Mention"/>
    <w:basedOn w:val="DefaultParagraphFont"/>
    <w:uiPriority w:val="99"/>
    <w:semiHidden/>
    <w:unhideWhenUsed/>
    <w:rsid w:val="00011E54"/>
    <w:rPr>
      <w:color w:val="605E5C"/>
      <w:shd w:val="clear" w:color="auto" w:fill="E1DFDD"/>
    </w:rPr>
  </w:style>
  <w:style w:type="character" w:styleId="FollowedHyperlink">
    <w:name w:val="FollowedHyperlink"/>
    <w:basedOn w:val="DefaultParagraphFont"/>
    <w:uiPriority w:val="99"/>
    <w:semiHidden/>
    <w:unhideWhenUsed/>
    <w:rsid w:val="00011E54"/>
    <w:rPr>
      <w:color w:val="96607D" w:themeColor="followedHyperlink"/>
      <w:u w:val="single"/>
    </w:rPr>
  </w:style>
  <w:style w:type="table" w:styleId="TableGrid">
    <w:name w:val="Table Grid"/>
    <w:basedOn w:val="TableNormal"/>
    <w:uiPriority w:val="39"/>
    <w:rsid w:val="003858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ample">
    <w:name w:val="Example"/>
    <w:basedOn w:val="Normal"/>
    <w:qFormat/>
    <w:rsid w:val="009A377C"/>
    <w:pPr>
      <w:spacing w:after="0"/>
    </w:pPr>
  </w:style>
  <w:style w:type="paragraph" w:styleId="Caption">
    <w:name w:val="caption"/>
    <w:basedOn w:val="Normal"/>
    <w:next w:val="Normal"/>
    <w:uiPriority w:val="35"/>
    <w:unhideWhenUsed/>
    <w:qFormat/>
    <w:rsid w:val="00A86B6C"/>
    <w:rPr>
      <w:iCs/>
      <w:noProof/>
      <w:color w:val="000000" w:themeColor="text1"/>
      <w:sz w:val="20"/>
      <w:szCs w:val="16"/>
    </w:rPr>
  </w:style>
  <w:style w:type="paragraph" w:styleId="FootnoteText">
    <w:name w:val="footnote text"/>
    <w:basedOn w:val="Normal"/>
    <w:link w:val="FootnoteTextChar"/>
    <w:uiPriority w:val="99"/>
    <w:semiHidden/>
    <w:unhideWhenUsed/>
    <w:rsid w:val="00D44C8B"/>
    <w:pPr>
      <w:spacing w:after="0"/>
    </w:pPr>
    <w:rPr>
      <w:sz w:val="20"/>
      <w:szCs w:val="20"/>
    </w:rPr>
  </w:style>
  <w:style w:type="character" w:customStyle="1" w:styleId="FootnoteTextChar">
    <w:name w:val="Footnote Text Char"/>
    <w:basedOn w:val="DefaultParagraphFont"/>
    <w:link w:val="FootnoteText"/>
    <w:uiPriority w:val="99"/>
    <w:semiHidden/>
    <w:rsid w:val="00D44C8B"/>
    <w:rPr>
      <w:sz w:val="20"/>
      <w:szCs w:val="20"/>
      <w:lang w:val="en-HK" w:bidi="ar-EG"/>
    </w:rPr>
  </w:style>
  <w:style w:type="character" w:styleId="FootnoteReference">
    <w:name w:val="footnote reference"/>
    <w:basedOn w:val="DefaultParagraphFont"/>
    <w:uiPriority w:val="99"/>
    <w:semiHidden/>
    <w:unhideWhenUsed/>
    <w:rsid w:val="00D44C8B"/>
    <w:rPr>
      <w:vertAlign w:val="superscript"/>
    </w:rPr>
  </w:style>
  <w:style w:type="paragraph" w:styleId="NormalWeb">
    <w:name w:val="Normal (Web)"/>
    <w:basedOn w:val="Normal"/>
    <w:uiPriority w:val="99"/>
    <w:semiHidden/>
    <w:unhideWhenUsed/>
    <w:rsid w:val="00287D3B"/>
    <w:rPr>
      <w:rFonts w:cs="Times New Roman"/>
    </w:rPr>
  </w:style>
  <w:style w:type="paragraph" w:styleId="Revision">
    <w:name w:val="Revision"/>
    <w:hidden/>
    <w:uiPriority w:val="99"/>
    <w:semiHidden/>
    <w:rsid w:val="00E526CA"/>
    <w:pPr>
      <w:spacing w:after="0" w:line="240" w:lineRule="auto"/>
    </w:pPr>
    <w:rPr>
      <w:lang w:val="en-HK" w:bidi="ar-EG"/>
    </w:rPr>
  </w:style>
  <w:style w:type="character" w:styleId="CommentReference">
    <w:name w:val="annotation reference"/>
    <w:basedOn w:val="DefaultParagraphFont"/>
    <w:uiPriority w:val="99"/>
    <w:semiHidden/>
    <w:unhideWhenUsed/>
    <w:rsid w:val="00640B65"/>
    <w:rPr>
      <w:sz w:val="16"/>
      <w:szCs w:val="16"/>
    </w:rPr>
  </w:style>
  <w:style w:type="paragraph" w:styleId="CommentText">
    <w:name w:val="annotation text"/>
    <w:basedOn w:val="Normal"/>
    <w:link w:val="CommentTextChar"/>
    <w:uiPriority w:val="99"/>
    <w:unhideWhenUsed/>
    <w:rsid w:val="00640B65"/>
    <w:rPr>
      <w:sz w:val="20"/>
      <w:szCs w:val="20"/>
    </w:rPr>
  </w:style>
  <w:style w:type="character" w:customStyle="1" w:styleId="CommentTextChar">
    <w:name w:val="Comment Text Char"/>
    <w:basedOn w:val="DefaultParagraphFont"/>
    <w:link w:val="CommentText"/>
    <w:uiPriority w:val="99"/>
    <w:rsid w:val="00640B65"/>
    <w:rPr>
      <w:sz w:val="20"/>
      <w:szCs w:val="20"/>
      <w:lang w:val="en-HK" w:bidi="ar-EG"/>
    </w:rPr>
  </w:style>
  <w:style w:type="paragraph" w:styleId="CommentSubject">
    <w:name w:val="annotation subject"/>
    <w:basedOn w:val="CommentText"/>
    <w:next w:val="CommentText"/>
    <w:link w:val="CommentSubjectChar"/>
    <w:uiPriority w:val="99"/>
    <w:semiHidden/>
    <w:unhideWhenUsed/>
    <w:rsid w:val="00640B65"/>
    <w:rPr>
      <w:b/>
      <w:bCs/>
    </w:rPr>
  </w:style>
  <w:style w:type="character" w:customStyle="1" w:styleId="CommentSubjectChar">
    <w:name w:val="Comment Subject Char"/>
    <w:basedOn w:val="CommentTextChar"/>
    <w:link w:val="CommentSubject"/>
    <w:uiPriority w:val="99"/>
    <w:semiHidden/>
    <w:rsid w:val="00640B65"/>
    <w:rPr>
      <w:b/>
      <w:bCs/>
      <w:sz w:val="20"/>
      <w:szCs w:val="20"/>
      <w:lang w:val="en-HK"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akjournals.com/view/journals/064/55/3-4/article-p347.xml"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yyhsu@polyu.edu.hk*" TargetMode="External"/><Relationship Id="rId18" Type="http://schemas.openxmlformats.org/officeDocument/2006/relationships/hyperlink" Target="https://doi.org/10.3765/salt.v19i0.2524"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gabor.parti@connect.polyu.hk" TargetMode="External"/><Relationship Id="rId17" Type="http://schemas.openxmlformats.org/officeDocument/2006/relationships/hyperlink" Target="https://doi.org/10.1007/978-3-642-39931-2" TargetMode="External"/><Relationship Id="rId2" Type="http://schemas.openxmlformats.org/officeDocument/2006/relationships/numbering" Target="numbering.xml"/><Relationship Id="rId16" Type="http://schemas.openxmlformats.org/officeDocument/2006/relationships/image" Target="media/image3.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2.jpe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4234E-5262-4E75-A3A5-64C4ADF96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1602</Words>
  <Characters>9645</Characters>
  <Application>Microsoft Office Word</Application>
  <DocSecurity>0</DocSecurity>
  <Lines>229</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Gábor Parti</dc:creator>
  <cp:keywords/>
  <dc:description/>
  <cp:lastModifiedBy>HSU, Yu-Yin [LST]</cp:lastModifiedBy>
  <cp:revision>4</cp:revision>
  <cp:lastPrinted>2025-12-11T16:22:00Z</cp:lastPrinted>
  <dcterms:created xsi:type="dcterms:W3CDTF">2026-03-08T11:06:00Z</dcterms:created>
  <dcterms:modified xsi:type="dcterms:W3CDTF">2026-03-08T11:07:00Z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id="ML4WJUsn"/&gt;&lt;style id="http://www.zotero.org/styles/apa" locale="en-US" hasBibliography="1" bibliographyStyleHasBeenSet="0"/&gt;&lt;prefs&gt;&lt;pref name="fieldType" value="Field"/&gt;&lt;/prefs&gt;&lt;/data&gt;</vt:lpwstr>
  </property>
</Properties>
</file>